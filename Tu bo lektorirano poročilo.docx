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088A7A" w14:textId="77777777" w:rsidR="00255B66" w:rsidRPr="00EF0816" w:rsidRDefault="00306FDC" w:rsidP="00821934">
      <w:pPr>
        <w:jc w:val="center"/>
      </w:pPr>
      <w:bookmarkStart w:id="0" w:name="_Hlk24813696"/>
      <w:bookmarkEnd w:id="0"/>
      <w:r w:rsidRPr="00EF0816">
        <w:rPr>
          <w:noProof/>
        </w:rPr>
        <w:drawing>
          <wp:inline distT="0" distB="0" distL="0" distR="0" wp14:anchorId="150CDFA9" wp14:editId="3C755775">
            <wp:extent cx="1916264" cy="849749"/>
            <wp:effectExtent l="0" t="0" r="8255" b="7620"/>
            <wp:docPr id="1176944731" name="Slika 14" descr="Rezultat iskanja slik za stpš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4"/>
                    <pic:cNvPicPr/>
                  </pic:nvPicPr>
                  <pic:blipFill>
                    <a:blip r:embed="rId8">
                      <a:extLst>
                        <a:ext uri="{28A0092B-C50C-407E-A947-70E740481C1C}">
                          <a14:useLocalDpi xmlns:a14="http://schemas.microsoft.com/office/drawing/2010/main" val="0"/>
                        </a:ext>
                      </a:extLst>
                    </a:blip>
                    <a:stretch>
                      <a:fillRect/>
                    </a:stretch>
                  </pic:blipFill>
                  <pic:spPr>
                    <a:xfrm>
                      <a:off x="0" y="0"/>
                      <a:ext cx="1916264" cy="849749"/>
                    </a:xfrm>
                    <a:prstGeom prst="rect">
                      <a:avLst/>
                    </a:prstGeom>
                  </pic:spPr>
                </pic:pic>
              </a:graphicData>
            </a:graphic>
          </wp:inline>
        </w:drawing>
      </w:r>
    </w:p>
    <w:p w14:paraId="7A71EFBC" w14:textId="6B73D159" w:rsidR="00255B66" w:rsidRPr="00EF0816" w:rsidRDefault="00255B66" w:rsidP="00821934">
      <w:pPr>
        <w:jc w:val="center"/>
      </w:pPr>
      <w:r w:rsidRPr="00EF0816">
        <w:rPr>
          <w:i/>
        </w:rPr>
        <w:t>Srednja tehniška in poklicna šola Trbovlje</w:t>
      </w:r>
      <w:r w:rsidRPr="00EF0816">
        <w:br/>
        <w:t>Šuštarjeva kolonija 7a, 1420 Trbovlje</w:t>
      </w:r>
    </w:p>
    <w:p w14:paraId="27E37EE8" w14:textId="77777777" w:rsidR="00255B66" w:rsidRPr="00EF0816" w:rsidRDefault="00255B66" w:rsidP="00821934">
      <w:pPr>
        <w:jc w:val="center"/>
      </w:pPr>
    </w:p>
    <w:p w14:paraId="51429D6D" w14:textId="77777777" w:rsidR="00255B66" w:rsidRPr="00EF0816" w:rsidRDefault="00255B66" w:rsidP="00821934">
      <w:pPr>
        <w:jc w:val="center"/>
      </w:pPr>
    </w:p>
    <w:p w14:paraId="6BB66684" w14:textId="77777777" w:rsidR="00255B66" w:rsidRPr="00EF0816" w:rsidRDefault="00255B66" w:rsidP="00821934">
      <w:pPr>
        <w:jc w:val="center"/>
      </w:pPr>
    </w:p>
    <w:p w14:paraId="7BE3EEA6" w14:textId="2EE53FE6" w:rsidR="00492274" w:rsidRPr="00EF0816" w:rsidRDefault="00492274" w:rsidP="00821934">
      <w:pPr>
        <w:pStyle w:val="Podnaslov"/>
        <w:jc w:val="center"/>
      </w:pPr>
      <w:r w:rsidRPr="00EF0816">
        <w:t>ZAKLJUČNA NALOGA</w:t>
      </w:r>
    </w:p>
    <w:p w14:paraId="2BD135BE" w14:textId="77777777" w:rsidR="00821934" w:rsidRPr="00EF0816" w:rsidRDefault="00821934" w:rsidP="00821934">
      <w:pPr>
        <w:jc w:val="center"/>
      </w:pPr>
    </w:p>
    <w:p w14:paraId="2B90170B" w14:textId="55334628" w:rsidR="00821934" w:rsidRPr="00EF0816" w:rsidRDefault="00350105" w:rsidP="00821934">
      <w:pPr>
        <w:pStyle w:val="Naslov"/>
        <w:jc w:val="center"/>
      </w:pPr>
      <w:r w:rsidRPr="00EF0816">
        <w:t>Izdelava VR učbenika o spolno</w:t>
      </w:r>
    </w:p>
    <w:p w14:paraId="32959004" w14:textId="368F1E74" w:rsidR="00492274" w:rsidRPr="00EF0816" w:rsidRDefault="00350105" w:rsidP="00821934">
      <w:pPr>
        <w:pStyle w:val="Naslov"/>
        <w:jc w:val="center"/>
      </w:pPr>
      <w:r w:rsidRPr="00EF0816">
        <w:t>prenos</w:t>
      </w:r>
      <w:r w:rsidR="00821934" w:rsidRPr="00EF0816">
        <w:t>ljivih boleznih</w:t>
      </w:r>
    </w:p>
    <w:p w14:paraId="2EC2BC66" w14:textId="51D0BEBC" w:rsidR="00492274" w:rsidRPr="00EF0816" w:rsidRDefault="00492274" w:rsidP="00821934">
      <w:pPr>
        <w:jc w:val="center"/>
      </w:pPr>
    </w:p>
    <w:p w14:paraId="503225E9" w14:textId="77777777" w:rsidR="00821934" w:rsidRPr="00EF0816" w:rsidRDefault="00821934" w:rsidP="00821934">
      <w:pPr>
        <w:jc w:val="center"/>
      </w:pPr>
    </w:p>
    <w:p w14:paraId="7FC271D0" w14:textId="75D29EE9" w:rsidR="00492274" w:rsidRPr="00EF0816" w:rsidRDefault="00492274" w:rsidP="00821934">
      <w:pPr>
        <w:jc w:val="center"/>
      </w:pPr>
      <w:r w:rsidRPr="00EF0816">
        <w:t xml:space="preserve">Avtorja: </w:t>
      </w:r>
      <w:r w:rsidRPr="00EF0816">
        <w:br/>
        <w:t xml:space="preserve">Žan JUVAN, </w:t>
      </w:r>
      <w:r w:rsidR="00735D95" w:rsidRPr="00EF0816">
        <w:t>4</w:t>
      </w:r>
      <w:r w:rsidRPr="00EF0816">
        <w:t>. letnik [STPŠ Trbovlje]</w:t>
      </w:r>
      <w:r w:rsidRPr="00EF0816">
        <w:br/>
        <w:t>Tim ROBAVS</w:t>
      </w:r>
      <w:r w:rsidR="00735D95" w:rsidRPr="00EF0816">
        <w:t>, 4</w:t>
      </w:r>
      <w:r w:rsidRPr="00EF0816">
        <w:t>. letnik [STPŠ Trbovlje]</w:t>
      </w:r>
      <w:r w:rsidRPr="00EF0816">
        <w:br/>
      </w:r>
    </w:p>
    <w:p w14:paraId="6A3D2C8D" w14:textId="540F030C" w:rsidR="00DC6EBA" w:rsidRPr="00EF0816" w:rsidRDefault="00492274" w:rsidP="00821934">
      <w:pPr>
        <w:jc w:val="center"/>
      </w:pPr>
      <w:r w:rsidRPr="00EF0816">
        <w:t>Mentor:</w:t>
      </w:r>
      <w:r w:rsidRPr="00EF0816">
        <w:br/>
        <w:t>doc. dr. Uroš OCEPEK, prof.</w:t>
      </w:r>
      <w:bookmarkStart w:id="1" w:name="_GoBack"/>
      <w:bookmarkEnd w:id="1"/>
    </w:p>
    <w:p w14:paraId="72D76027" w14:textId="77777777" w:rsidR="00821934" w:rsidRPr="00EF0816" w:rsidRDefault="00821934">
      <w:pPr>
        <w:rPr>
          <w:rFonts w:eastAsiaTheme="majorEastAsia" w:cstheme="majorBidi"/>
          <w:color w:val="2F5496" w:themeColor="accent1" w:themeShade="BF"/>
          <w:sz w:val="32"/>
          <w:szCs w:val="32"/>
        </w:rPr>
      </w:pPr>
      <w:r w:rsidRPr="00EF0816">
        <w:br w:type="page"/>
      </w:r>
    </w:p>
    <w:p w14:paraId="29DC6299" w14:textId="30F522F0" w:rsidR="00574C52" w:rsidRPr="00EF0816" w:rsidRDefault="00D429CF" w:rsidP="008F0049">
      <w:pPr>
        <w:pStyle w:val="Naslov1"/>
      </w:pPr>
      <w:bookmarkStart w:id="2" w:name="_Toc38476333"/>
      <w:r w:rsidRPr="00EF0816">
        <w:lastRenderedPageBreak/>
        <w:t>Izjava</w:t>
      </w:r>
      <w:r w:rsidR="00430069" w:rsidRPr="00EF0816">
        <w:t xml:space="preserve"> o avtorstvu</w:t>
      </w:r>
      <w:r w:rsidR="008825DB" w:rsidRPr="00EF0816">
        <w:t xml:space="preserve"> zaključne naloge</w:t>
      </w:r>
      <w:bookmarkEnd w:id="2"/>
    </w:p>
    <w:p w14:paraId="6B4B2C98" w14:textId="581777A5" w:rsidR="00104A0E" w:rsidRPr="00EF0816" w:rsidRDefault="00104A0E" w:rsidP="00104A0E">
      <w:r w:rsidRPr="00EF0816">
        <w:t xml:space="preserve">Podpisani </w:t>
      </w:r>
      <w:r w:rsidR="00016CED">
        <w:t>Timotej Robavs</w:t>
      </w:r>
      <w:r w:rsidRPr="00EF0816">
        <w:t>,</w:t>
      </w:r>
    </w:p>
    <w:p w14:paraId="3DFAC42C" w14:textId="16AA0846" w:rsidR="00104A0E" w:rsidRPr="00EF0816" w:rsidRDefault="00104A0E" w:rsidP="00104A0E">
      <w:r w:rsidRPr="00EF0816">
        <w:t xml:space="preserve">rojen </w:t>
      </w:r>
      <w:r w:rsidR="00016CED">
        <w:t>31.05. 2001</w:t>
      </w:r>
      <w:r w:rsidRPr="00EF0816">
        <w:t xml:space="preserve"> v Trbovljah,</w:t>
      </w:r>
    </w:p>
    <w:p w14:paraId="584496B0" w14:textId="77777777" w:rsidR="00104A0E" w:rsidRPr="00EF0816" w:rsidRDefault="00104A0E" w:rsidP="00104A0E">
      <w:r w:rsidRPr="00EF0816">
        <w:t>sem avtor zaključne naloge z naslovom</w:t>
      </w:r>
    </w:p>
    <w:p w14:paraId="5A55BB72" w14:textId="0DA17E8B" w:rsidR="00104A0E" w:rsidRPr="00EF0816" w:rsidRDefault="00104A0E" w:rsidP="008D3520">
      <w:r w:rsidRPr="00EF0816">
        <w:t>»</w:t>
      </w:r>
      <w:ins w:id="3" w:author="Žan Juvan" w:date="2019-11-19T18:56:00Z">
        <w:r w:rsidR="008D3520" w:rsidRPr="00EF0816">
          <w:t>Izdelava VR učbenika o spolno prenosljivih boleznih</w:t>
        </w:r>
      </w:ins>
      <w:del w:id="4" w:author="Žan Juvan" w:date="2019-11-19T18:56:00Z">
        <w:r w:rsidRPr="00EF0816" w:rsidDel="008D3520">
          <w:delText>xxxxxxxxxxxxxxxxxxxxxxxxxxxxxxxxxxxxxxxxxxxxxxxxxxxxxx</w:delText>
        </w:r>
      </w:del>
      <w:r w:rsidRPr="00EF0816">
        <w:t>«.</w:t>
      </w:r>
    </w:p>
    <w:p w14:paraId="2604F8A1" w14:textId="77777777" w:rsidR="00104A0E" w:rsidRPr="00EF0816" w:rsidRDefault="00104A0E" w:rsidP="00104A0E"/>
    <w:p w14:paraId="27C307C4" w14:textId="77777777" w:rsidR="00104A0E" w:rsidRPr="00EF0816" w:rsidRDefault="00104A0E" w:rsidP="00104A0E"/>
    <w:p w14:paraId="000DA46D" w14:textId="77777777" w:rsidR="00104A0E" w:rsidRPr="00EF0816" w:rsidRDefault="00104A0E" w:rsidP="00104A0E">
      <w:r w:rsidRPr="00EF0816">
        <w:t xml:space="preserve">S svojim podpisom zagotavljam, da: </w:t>
      </w:r>
    </w:p>
    <w:p w14:paraId="3D820AA7" w14:textId="116FFA5A" w:rsidR="00104A0E" w:rsidRPr="00EF0816" w:rsidRDefault="00104A0E" w:rsidP="00104A0E">
      <w:pPr>
        <w:pStyle w:val="Odstavekseznama"/>
        <w:numPr>
          <w:ilvl w:val="0"/>
          <w:numId w:val="1"/>
        </w:numPr>
      </w:pPr>
      <w:r w:rsidRPr="00EF0816">
        <w:t xml:space="preserve">sem zaključno nalogo delal v paru </w:t>
      </w:r>
      <w:r w:rsidR="00016CED">
        <w:t xml:space="preserve">z Žanom Juvan </w:t>
      </w:r>
      <w:r w:rsidRPr="00EF0816">
        <w:t xml:space="preserve">in je najino samostojno avtorsko delo, opravljeno pod mentorstvom dr. Uroša Ocepka; </w:t>
      </w:r>
    </w:p>
    <w:p w14:paraId="40DF7FE3" w14:textId="18C74984" w:rsidR="00104A0E" w:rsidRPr="00EF0816" w:rsidRDefault="00104A0E" w:rsidP="00104A0E">
      <w:pPr>
        <w:pStyle w:val="Odstavekseznama"/>
        <w:numPr>
          <w:ilvl w:val="0"/>
          <w:numId w:val="1"/>
        </w:numPr>
      </w:pPr>
      <w:r w:rsidRPr="00EF0816">
        <w:t>sem vso uporabljeno literaturo in vsa gradiva, ki sem jih uporabil pri svojem delu, navajal v delu in na koncu zaključnega dela tudi ustrezno navedel;</w:t>
      </w:r>
    </w:p>
    <w:p w14:paraId="5939EB6C" w14:textId="305C0CF1" w:rsidR="00104A0E" w:rsidRPr="00EF0816" w:rsidRDefault="00104A0E" w:rsidP="00104A0E">
      <w:pPr>
        <w:pStyle w:val="Odstavekseznama"/>
        <w:numPr>
          <w:ilvl w:val="0"/>
          <w:numId w:val="1"/>
        </w:numPr>
      </w:pPr>
      <w:r w:rsidRPr="00EF0816">
        <w:t>je elektronska oblika zaključnega dela, naslov in vsebina, identična tiskani obliki zaključne naloge;</w:t>
      </w:r>
    </w:p>
    <w:p w14:paraId="1E0984C6" w14:textId="56695809" w:rsidR="00104A0E" w:rsidRPr="00EF0816" w:rsidRDefault="00104A0E" w:rsidP="00104A0E">
      <w:pPr>
        <w:pStyle w:val="Odstavekseznama"/>
        <w:numPr>
          <w:ilvl w:val="0"/>
          <w:numId w:val="1"/>
        </w:numPr>
      </w:pPr>
      <w:r w:rsidRPr="00EF0816">
        <w:t>sem končno različico delujočega izdelka v celoti in trajno shranil na medij za zapis/shranjevanje podatkov in ga oddal skupaj s pisnim delom zaključne naloge;</w:t>
      </w:r>
    </w:p>
    <w:p w14:paraId="6E37610A" w14:textId="22632CFC" w:rsidR="00104A0E" w:rsidRPr="00EF0816" w:rsidRDefault="00104A0E" w:rsidP="00104A0E">
      <w:pPr>
        <w:pStyle w:val="Odstavekseznama"/>
        <w:numPr>
          <w:ilvl w:val="0"/>
          <w:numId w:val="1"/>
        </w:numPr>
      </w:pPr>
      <w:r w:rsidRPr="00EF0816">
        <w:t>se strinjam, da se moj izdelek hrani na šoli in se uporablja v učne oz. demonstracijske namene.</w:t>
      </w:r>
    </w:p>
    <w:p w14:paraId="5D92B6EA" w14:textId="77777777" w:rsidR="00104A0E" w:rsidRPr="00EF0816" w:rsidRDefault="00104A0E" w:rsidP="00104A0E"/>
    <w:p w14:paraId="608019A1" w14:textId="3C416104" w:rsidR="00104A0E" w:rsidRPr="00EF0816" w:rsidRDefault="00104A0E" w:rsidP="00104A0E"/>
    <w:p w14:paraId="3333B95C" w14:textId="625ACF45" w:rsidR="00104A0E" w:rsidRPr="00EF0816" w:rsidRDefault="00104A0E" w:rsidP="00104A0E"/>
    <w:p w14:paraId="50CE6388" w14:textId="77777777" w:rsidR="00104A0E" w:rsidRPr="00EF0816" w:rsidRDefault="00104A0E" w:rsidP="00104A0E"/>
    <w:p w14:paraId="474A2914" w14:textId="6339F7D2" w:rsidR="008825DB" w:rsidRPr="00EF0816" w:rsidRDefault="00104A0E" w:rsidP="00104A0E">
      <w:r w:rsidRPr="00EF0816">
        <w:t xml:space="preserve">V Trbovljah, dne </w:t>
      </w:r>
      <w:del w:id="5" w:author="Žan Juvan" w:date="2020-04-22T18:48:00Z">
        <w:r w:rsidRPr="00EF0816" w:rsidDel="0027042C">
          <w:delText>DD. MM. LLLL</w:delText>
        </w:r>
      </w:del>
      <w:ins w:id="6" w:author="Žan Juvan" w:date="2020-04-22T18:48:00Z">
        <w:r w:rsidR="0027042C">
          <w:t xml:space="preserve">23. 04. 2020 </w:t>
        </w:r>
      </w:ins>
      <w:r w:rsidRPr="00EF0816">
        <w:t xml:space="preserve"> </w:t>
      </w:r>
      <w:r w:rsidRPr="00EF0816">
        <w:tab/>
      </w:r>
      <w:r w:rsidRPr="00EF0816">
        <w:tab/>
      </w:r>
      <w:r w:rsidRPr="00EF0816">
        <w:tab/>
      </w:r>
      <w:r w:rsidRPr="00EF0816">
        <w:tab/>
      </w:r>
      <w:r w:rsidRPr="00EF0816">
        <w:tab/>
      </w:r>
      <w:r w:rsidRPr="00EF0816">
        <w:tab/>
        <w:t>Podpis avtorja</w:t>
      </w:r>
    </w:p>
    <w:p w14:paraId="1D4E5EB6" w14:textId="18CD2D9A" w:rsidR="00104A0E" w:rsidRPr="00EF0816" w:rsidRDefault="00104A0E">
      <w:pPr>
        <w:spacing w:line="259" w:lineRule="auto"/>
        <w:jc w:val="left"/>
      </w:pPr>
      <w:r w:rsidRPr="00EF0816">
        <w:br w:type="page"/>
      </w:r>
    </w:p>
    <w:p w14:paraId="51AE2EDB" w14:textId="5D76A6D5" w:rsidR="00FF6103" w:rsidRPr="00EF0816" w:rsidRDefault="00574C52">
      <w:pPr>
        <w:pStyle w:val="Naslov1"/>
      </w:pPr>
      <w:bookmarkStart w:id="7" w:name="_Toc38476334"/>
      <w:r w:rsidRPr="00EF0816">
        <w:lastRenderedPageBreak/>
        <w:t>Zahvala</w:t>
      </w:r>
      <w:bookmarkEnd w:id="7"/>
    </w:p>
    <w:p w14:paraId="2BEB1192" w14:textId="7C5C5179" w:rsidR="00FF6103" w:rsidRPr="00EF0816" w:rsidRDefault="00FF6103" w:rsidP="00FF6103">
      <w:pPr>
        <w:rPr>
          <w:ins w:id="8" w:author="Timotej Robavs" w:date="2020-03-27T11:46:00Z"/>
        </w:rPr>
      </w:pPr>
    </w:p>
    <w:p w14:paraId="7CAE80B2" w14:textId="101DA426" w:rsidR="008F0049" w:rsidRPr="00EF0816" w:rsidDel="0027042C" w:rsidRDefault="008F0049" w:rsidP="00FF6103">
      <w:pPr>
        <w:rPr>
          <w:del w:id="9" w:author="Žan Juvan" w:date="2020-04-22T18:49:00Z"/>
          <w:color w:val="FF0000"/>
          <w:rPrChange w:id="10" w:author="Žan Juvan" w:date="2020-04-22T18:18:00Z">
            <w:rPr>
              <w:del w:id="11" w:author="Žan Juvan" w:date="2020-04-22T18:49:00Z"/>
            </w:rPr>
          </w:rPrChange>
        </w:rPr>
      </w:pPr>
      <w:ins w:id="12" w:author="Timotej Robavs" w:date="2020-03-27T11:46:00Z">
        <w:del w:id="13" w:author="Žan Juvan" w:date="2020-04-22T18:49:00Z">
          <w:r w:rsidRPr="00EF0816" w:rsidDel="0027042C">
            <w:rPr>
              <w:color w:val="FF0000"/>
              <w:rPrChange w:id="14" w:author="Žan Juvan" w:date="2020-04-22T18:18:00Z">
                <w:rPr/>
              </w:rPrChange>
            </w:rPr>
            <w:delText>Potrdilo od Kralj V.</w:delText>
          </w:r>
        </w:del>
      </w:ins>
    </w:p>
    <w:p w14:paraId="33C5B766" w14:textId="6BC30F78" w:rsidR="00457FA1" w:rsidRPr="00EF0816" w:rsidRDefault="004A27F4" w:rsidP="00FF6103">
      <w:pPr>
        <w:jc w:val="center"/>
      </w:pPr>
      <w:r w:rsidRPr="00EF0816">
        <w:t>Najlepše se zahvaljujeva svojemu mentorju dr. Urošu Ocepku za ves</w:t>
      </w:r>
      <w:r w:rsidR="00102FD2" w:rsidRPr="00EF0816">
        <w:t xml:space="preserve"> njegov trud, čas in </w:t>
      </w:r>
      <w:r w:rsidR="009B5628" w:rsidRPr="00EF0816">
        <w:t>vzpodbudo.</w:t>
      </w:r>
    </w:p>
    <w:p w14:paraId="353555EC" w14:textId="609E26E4" w:rsidR="00232AD6" w:rsidRPr="00EF0816" w:rsidRDefault="00D51287" w:rsidP="00FF6103">
      <w:pPr>
        <w:jc w:val="center"/>
      </w:pPr>
      <w:r w:rsidRPr="00EF0816">
        <w:t xml:space="preserve">Zahvaljujeva se </w:t>
      </w:r>
      <w:r w:rsidR="00A8687A" w:rsidRPr="00EF0816">
        <w:t xml:space="preserve">tudi Stani Kovač Hace in </w:t>
      </w:r>
      <w:proofErr w:type="spellStart"/>
      <w:r w:rsidR="00A8687A" w:rsidRPr="00EF0816">
        <w:t>Aljani</w:t>
      </w:r>
      <w:proofErr w:type="spellEnd"/>
      <w:r w:rsidR="00A8687A" w:rsidRPr="00EF0816">
        <w:t xml:space="preserve"> Smajlovič</w:t>
      </w:r>
      <w:r w:rsidR="00F459C9" w:rsidRPr="00EF0816">
        <w:t xml:space="preserve">, ki sta </w:t>
      </w:r>
      <w:r w:rsidR="005B6FB3" w:rsidRPr="00EF0816">
        <w:t>sodelovali</w:t>
      </w:r>
      <w:r w:rsidR="00F459C9" w:rsidRPr="00EF0816">
        <w:t xml:space="preserve"> pri projektu </w:t>
      </w:r>
      <w:r w:rsidR="007F0F40" w:rsidRPr="00EF0816">
        <w:t>Spolnost skrita pod posteljo.</w:t>
      </w:r>
    </w:p>
    <w:p w14:paraId="2E46F2BD" w14:textId="7E243BEA" w:rsidR="006435F9" w:rsidRPr="00EF0816" w:rsidRDefault="006435F9" w:rsidP="00FF6103">
      <w:pPr>
        <w:jc w:val="center"/>
      </w:pPr>
      <w:r w:rsidRPr="00EF0816">
        <w:t xml:space="preserve">Na koncu bi se rada </w:t>
      </w:r>
      <w:r w:rsidR="00A766B7" w:rsidRPr="00EF0816">
        <w:t xml:space="preserve">zahvalila </w:t>
      </w:r>
      <w:r w:rsidR="001E767B" w:rsidRPr="00EF0816">
        <w:t xml:space="preserve">šoli, ki nama je omogočila razvoj aplikacije v šolski razvojni skupini </w:t>
      </w:r>
      <w:proofErr w:type="spellStart"/>
      <w:r w:rsidR="001E767B" w:rsidRPr="00EF0816">
        <w:t>ComLab</w:t>
      </w:r>
      <w:proofErr w:type="spellEnd"/>
      <w:r w:rsidR="001E767B" w:rsidRPr="00EF0816">
        <w:t>.</w:t>
      </w:r>
    </w:p>
    <w:p w14:paraId="3A1541E6" w14:textId="77777777" w:rsidR="00232AD6" w:rsidRPr="00EF0816" w:rsidRDefault="00232AD6">
      <w:r w:rsidRPr="00EF0816">
        <w:br w:type="page"/>
      </w:r>
    </w:p>
    <w:bookmarkStart w:id="15" w:name="_Toc38476335" w:displacedByCustomXml="next"/>
    <w:sdt>
      <w:sdtPr>
        <w:rPr>
          <w:rFonts w:eastAsiaTheme="minorHAnsi" w:cstheme="minorBidi"/>
          <w:color w:val="auto"/>
          <w:sz w:val="22"/>
          <w:szCs w:val="22"/>
        </w:rPr>
        <w:id w:val="1543788804"/>
        <w:docPartObj>
          <w:docPartGallery w:val="Table of Contents"/>
          <w:docPartUnique/>
        </w:docPartObj>
      </w:sdtPr>
      <w:sdtEndPr>
        <w:rPr>
          <w:b/>
          <w:bCs/>
        </w:rPr>
      </w:sdtEndPr>
      <w:sdtContent>
        <w:p w14:paraId="5F35BCD5" w14:textId="5A3B3F90" w:rsidR="005206AC" w:rsidRPr="00016CED" w:rsidRDefault="005206AC">
          <w:pPr>
            <w:pStyle w:val="Naslov1"/>
            <w:pPrChange w:id="16" w:author="Timotej Robavs" w:date="2020-03-27T11:49:00Z">
              <w:pPr>
                <w:pStyle w:val="NaslovTOC"/>
              </w:pPr>
            </w:pPrChange>
          </w:pPr>
          <w:r w:rsidRPr="00016CED">
            <w:t>Kazalo vsebine</w:t>
          </w:r>
          <w:bookmarkEnd w:id="15"/>
        </w:p>
        <w:p w14:paraId="638F993B" w14:textId="382FD7FD" w:rsidR="00016CED" w:rsidRDefault="005206AC">
          <w:pPr>
            <w:pStyle w:val="Kazalovsebine1"/>
            <w:tabs>
              <w:tab w:val="left" w:pos="440"/>
              <w:tab w:val="right" w:pos="9016"/>
            </w:tabs>
            <w:rPr>
              <w:rFonts w:asciiTheme="minorHAnsi" w:eastAsiaTheme="minorEastAsia" w:hAnsiTheme="minorHAnsi"/>
              <w:noProof/>
              <w:lang w:val="en-GB" w:eastAsia="en-GB"/>
            </w:rPr>
          </w:pPr>
          <w:r w:rsidRPr="00016CED">
            <w:fldChar w:fldCharType="begin"/>
          </w:r>
          <w:r w:rsidRPr="00EF0816">
            <w:instrText xml:space="preserve"> TOC \o "1-3" \h \z \u </w:instrText>
          </w:r>
          <w:r w:rsidRPr="00EF0816">
            <w:rPr>
              <w:rPrChange w:id="17" w:author="Žan Juvan" w:date="2020-04-22T18:18:00Z">
                <w:rPr>
                  <w:b/>
                  <w:bCs/>
                </w:rPr>
              </w:rPrChange>
            </w:rPr>
            <w:fldChar w:fldCharType="separate"/>
          </w:r>
          <w:hyperlink w:anchor="_Toc38476333" w:history="1">
            <w:r w:rsidR="00016CED" w:rsidRPr="006D6160">
              <w:rPr>
                <w:rStyle w:val="Hiperpovezava"/>
                <w:noProof/>
              </w:rPr>
              <w:t>1.</w:t>
            </w:r>
            <w:r w:rsidR="00016CED">
              <w:rPr>
                <w:rFonts w:asciiTheme="minorHAnsi" w:eastAsiaTheme="minorEastAsia" w:hAnsiTheme="minorHAnsi"/>
                <w:noProof/>
                <w:lang w:val="en-GB" w:eastAsia="en-GB"/>
              </w:rPr>
              <w:tab/>
            </w:r>
            <w:r w:rsidR="00016CED" w:rsidRPr="006D6160">
              <w:rPr>
                <w:rStyle w:val="Hiperpovezava"/>
                <w:noProof/>
              </w:rPr>
              <w:t>Izjava o avtorstvu zaključne naloge</w:t>
            </w:r>
            <w:r w:rsidR="00016CED">
              <w:rPr>
                <w:noProof/>
                <w:webHidden/>
              </w:rPr>
              <w:tab/>
            </w:r>
            <w:r w:rsidR="00016CED">
              <w:rPr>
                <w:noProof/>
                <w:webHidden/>
              </w:rPr>
              <w:fldChar w:fldCharType="begin"/>
            </w:r>
            <w:r w:rsidR="00016CED">
              <w:rPr>
                <w:noProof/>
                <w:webHidden/>
              </w:rPr>
              <w:instrText xml:space="preserve"> PAGEREF _Toc38476333 \h </w:instrText>
            </w:r>
            <w:r w:rsidR="00016CED">
              <w:rPr>
                <w:noProof/>
                <w:webHidden/>
              </w:rPr>
            </w:r>
            <w:r w:rsidR="00016CED">
              <w:rPr>
                <w:noProof/>
                <w:webHidden/>
              </w:rPr>
              <w:fldChar w:fldCharType="separate"/>
            </w:r>
            <w:r w:rsidR="00016CED">
              <w:rPr>
                <w:noProof/>
                <w:webHidden/>
              </w:rPr>
              <w:t>2</w:t>
            </w:r>
            <w:r w:rsidR="00016CED">
              <w:rPr>
                <w:noProof/>
                <w:webHidden/>
              </w:rPr>
              <w:fldChar w:fldCharType="end"/>
            </w:r>
          </w:hyperlink>
        </w:p>
        <w:p w14:paraId="16F64A79" w14:textId="5B865D7B" w:rsidR="00016CED" w:rsidRDefault="00016CED">
          <w:pPr>
            <w:pStyle w:val="Kazalovsebine1"/>
            <w:tabs>
              <w:tab w:val="left" w:pos="440"/>
              <w:tab w:val="right" w:pos="9016"/>
            </w:tabs>
            <w:rPr>
              <w:rFonts w:asciiTheme="minorHAnsi" w:eastAsiaTheme="minorEastAsia" w:hAnsiTheme="minorHAnsi"/>
              <w:noProof/>
              <w:lang w:val="en-GB" w:eastAsia="en-GB"/>
            </w:rPr>
          </w:pPr>
          <w:hyperlink w:anchor="_Toc38476334" w:history="1">
            <w:r w:rsidRPr="006D6160">
              <w:rPr>
                <w:rStyle w:val="Hiperpovezava"/>
                <w:noProof/>
              </w:rPr>
              <w:t>2.</w:t>
            </w:r>
            <w:r>
              <w:rPr>
                <w:rFonts w:asciiTheme="minorHAnsi" w:eastAsiaTheme="minorEastAsia" w:hAnsiTheme="minorHAnsi"/>
                <w:noProof/>
                <w:lang w:val="en-GB" w:eastAsia="en-GB"/>
              </w:rPr>
              <w:tab/>
            </w:r>
            <w:r w:rsidRPr="006D6160">
              <w:rPr>
                <w:rStyle w:val="Hiperpovezava"/>
                <w:noProof/>
              </w:rPr>
              <w:t>Zahvala</w:t>
            </w:r>
            <w:r>
              <w:rPr>
                <w:noProof/>
                <w:webHidden/>
              </w:rPr>
              <w:tab/>
            </w:r>
            <w:r>
              <w:rPr>
                <w:noProof/>
                <w:webHidden/>
              </w:rPr>
              <w:fldChar w:fldCharType="begin"/>
            </w:r>
            <w:r>
              <w:rPr>
                <w:noProof/>
                <w:webHidden/>
              </w:rPr>
              <w:instrText xml:space="preserve"> PAGEREF _Toc38476334 \h </w:instrText>
            </w:r>
            <w:r>
              <w:rPr>
                <w:noProof/>
                <w:webHidden/>
              </w:rPr>
            </w:r>
            <w:r>
              <w:rPr>
                <w:noProof/>
                <w:webHidden/>
              </w:rPr>
              <w:fldChar w:fldCharType="separate"/>
            </w:r>
            <w:r>
              <w:rPr>
                <w:noProof/>
                <w:webHidden/>
              </w:rPr>
              <w:t>3</w:t>
            </w:r>
            <w:r>
              <w:rPr>
                <w:noProof/>
                <w:webHidden/>
              </w:rPr>
              <w:fldChar w:fldCharType="end"/>
            </w:r>
          </w:hyperlink>
        </w:p>
        <w:p w14:paraId="0193B5DD" w14:textId="2C069F87" w:rsidR="00016CED" w:rsidRDefault="00016CED">
          <w:pPr>
            <w:pStyle w:val="Kazalovsebine1"/>
            <w:tabs>
              <w:tab w:val="left" w:pos="440"/>
              <w:tab w:val="right" w:pos="9016"/>
            </w:tabs>
            <w:rPr>
              <w:rFonts w:asciiTheme="minorHAnsi" w:eastAsiaTheme="minorEastAsia" w:hAnsiTheme="minorHAnsi"/>
              <w:noProof/>
              <w:lang w:val="en-GB" w:eastAsia="en-GB"/>
            </w:rPr>
          </w:pPr>
          <w:hyperlink w:anchor="_Toc38476335" w:history="1">
            <w:r w:rsidRPr="006D6160">
              <w:rPr>
                <w:rStyle w:val="Hiperpovezava"/>
                <w:noProof/>
              </w:rPr>
              <w:t>3.</w:t>
            </w:r>
            <w:r>
              <w:rPr>
                <w:rFonts w:asciiTheme="minorHAnsi" w:eastAsiaTheme="minorEastAsia" w:hAnsiTheme="minorHAnsi"/>
                <w:noProof/>
                <w:lang w:val="en-GB" w:eastAsia="en-GB"/>
              </w:rPr>
              <w:tab/>
            </w:r>
            <w:r w:rsidRPr="006D6160">
              <w:rPr>
                <w:rStyle w:val="Hiperpovezava"/>
                <w:noProof/>
              </w:rPr>
              <w:t>Kazalo vsebine</w:t>
            </w:r>
            <w:r>
              <w:rPr>
                <w:noProof/>
                <w:webHidden/>
              </w:rPr>
              <w:tab/>
            </w:r>
            <w:r>
              <w:rPr>
                <w:noProof/>
                <w:webHidden/>
              </w:rPr>
              <w:fldChar w:fldCharType="begin"/>
            </w:r>
            <w:r>
              <w:rPr>
                <w:noProof/>
                <w:webHidden/>
              </w:rPr>
              <w:instrText xml:space="preserve"> PAGEREF _Toc38476335 \h </w:instrText>
            </w:r>
            <w:r>
              <w:rPr>
                <w:noProof/>
                <w:webHidden/>
              </w:rPr>
            </w:r>
            <w:r>
              <w:rPr>
                <w:noProof/>
                <w:webHidden/>
              </w:rPr>
              <w:fldChar w:fldCharType="separate"/>
            </w:r>
            <w:r>
              <w:rPr>
                <w:noProof/>
                <w:webHidden/>
              </w:rPr>
              <w:t>4</w:t>
            </w:r>
            <w:r>
              <w:rPr>
                <w:noProof/>
                <w:webHidden/>
              </w:rPr>
              <w:fldChar w:fldCharType="end"/>
            </w:r>
          </w:hyperlink>
        </w:p>
        <w:p w14:paraId="1AB491B7" w14:textId="590AC00D" w:rsidR="00016CED" w:rsidRDefault="00016CED">
          <w:pPr>
            <w:pStyle w:val="Kazalovsebine1"/>
            <w:tabs>
              <w:tab w:val="left" w:pos="440"/>
              <w:tab w:val="right" w:pos="9016"/>
            </w:tabs>
            <w:rPr>
              <w:rFonts w:asciiTheme="minorHAnsi" w:eastAsiaTheme="minorEastAsia" w:hAnsiTheme="minorHAnsi"/>
              <w:noProof/>
              <w:lang w:val="en-GB" w:eastAsia="en-GB"/>
            </w:rPr>
          </w:pPr>
          <w:hyperlink w:anchor="_Toc38476336" w:history="1">
            <w:r w:rsidRPr="006D6160">
              <w:rPr>
                <w:rStyle w:val="Hiperpovezava"/>
                <w:noProof/>
              </w:rPr>
              <w:t>4.</w:t>
            </w:r>
            <w:r>
              <w:rPr>
                <w:rFonts w:asciiTheme="minorHAnsi" w:eastAsiaTheme="minorEastAsia" w:hAnsiTheme="minorHAnsi"/>
                <w:noProof/>
                <w:lang w:val="en-GB" w:eastAsia="en-GB"/>
              </w:rPr>
              <w:tab/>
            </w:r>
            <w:r w:rsidRPr="006D6160">
              <w:rPr>
                <w:rStyle w:val="Hiperpovezava"/>
                <w:noProof/>
              </w:rPr>
              <w:t>Kazalo slik</w:t>
            </w:r>
            <w:r>
              <w:rPr>
                <w:noProof/>
                <w:webHidden/>
              </w:rPr>
              <w:tab/>
            </w:r>
            <w:r>
              <w:rPr>
                <w:noProof/>
                <w:webHidden/>
              </w:rPr>
              <w:fldChar w:fldCharType="begin"/>
            </w:r>
            <w:r>
              <w:rPr>
                <w:noProof/>
                <w:webHidden/>
              </w:rPr>
              <w:instrText xml:space="preserve"> PAGEREF _Toc38476336 \h </w:instrText>
            </w:r>
            <w:r>
              <w:rPr>
                <w:noProof/>
                <w:webHidden/>
              </w:rPr>
            </w:r>
            <w:r>
              <w:rPr>
                <w:noProof/>
                <w:webHidden/>
              </w:rPr>
              <w:fldChar w:fldCharType="separate"/>
            </w:r>
            <w:r>
              <w:rPr>
                <w:noProof/>
                <w:webHidden/>
              </w:rPr>
              <w:t>5</w:t>
            </w:r>
            <w:r>
              <w:rPr>
                <w:noProof/>
                <w:webHidden/>
              </w:rPr>
              <w:fldChar w:fldCharType="end"/>
            </w:r>
          </w:hyperlink>
        </w:p>
        <w:p w14:paraId="1C46D653" w14:textId="77DD9A4F" w:rsidR="00016CED" w:rsidRDefault="00016CED">
          <w:pPr>
            <w:pStyle w:val="Kazalovsebine1"/>
            <w:tabs>
              <w:tab w:val="left" w:pos="440"/>
              <w:tab w:val="right" w:pos="9016"/>
            </w:tabs>
            <w:rPr>
              <w:rFonts w:asciiTheme="minorHAnsi" w:eastAsiaTheme="minorEastAsia" w:hAnsiTheme="minorHAnsi"/>
              <w:noProof/>
              <w:lang w:val="en-GB" w:eastAsia="en-GB"/>
            </w:rPr>
          </w:pPr>
          <w:hyperlink w:anchor="_Toc38476341" w:history="1">
            <w:r w:rsidRPr="006D6160">
              <w:rPr>
                <w:rStyle w:val="Hiperpovezava"/>
                <w:noProof/>
              </w:rPr>
              <w:t>5.</w:t>
            </w:r>
            <w:r>
              <w:rPr>
                <w:rFonts w:asciiTheme="minorHAnsi" w:eastAsiaTheme="minorEastAsia" w:hAnsiTheme="minorHAnsi"/>
                <w:noProof/>
                <w:lang w:val="en-GB" w:eastAsia="en-GB"/>
              </w:rPr>
              <w:tab/>
            </w:r>
            <w:r w:rsidRPr="006D6160">
              <w:rPr>
                <w:rStyle w:val="Hiperpovezava"/>
                <w:noProof/>
              </w:rPr>
              <w:t>Uvod</w:t>
            </w:r>
            <w:r>
              <w:rPr>
                <w:noProof/>
                <w:webHidden/>
              </w:rPr>
              <w:tab/>
            </w:r>
            <w:r>
              <w:rPr>
                <w:noProof/>
                <w:webHidden/>
              </w:rPr>
              <w:fldChar w:fldCharType="begin"/>
            </w:r>
            <w:r>
              <w:rPr>
                <w:noProof/>
                <w:webHidden/>
              </w:rPr>
              <w:instrText xml:space="preserve"> PAGEREF _Toc38476341 \h </w:instrText>
            </w:r>
            <w:r>
              <w:rPr>
                <w:noProof/>
                <w:webHidden/>
              </w:rPr>
            </w:r>
            <w:r>
              <w:rPr>
                <w:noProof/>
                <w:webHidden/>
              </w:rPr>
              <w:fldChar w:fldCharType="separate"/>
            </w:r>
            <w:r>
              <w:rPr>
                <w:noProof/>
                <w:webHidden/>
              </w:rPr>
              <w:t>6</w:t>
            </w:r>
            <w:r>
              <w:rPr>
                <w:noProof/>
                <w:webHidden/>
              </w:rPr>
              <w:fldChar w:fldCharType="end"/>
            </w:r>
          </w:hyperlink>
        </w:p>
        <w:p w14:paraId="64990002" w14:textId="51419BA8" w:rsidR="00016CED" w:rsidRDefault="00016CED">
          <w:pPr>
            <w:pStyle w:val="Kazalovsebine2"/>
            <w:tabs>
              <w:tab w:val="left" w:pos="880"/>
              <w:tab w:val="right" w:pos="9016"/>
            </w:tabs>
            <w:rPr>
              <w:rFonts w:asciiTheme="minorHAnsi" w:eastAsiaTheme="minorEastAsia" w:hAnsiTheme="minorHAnsi"/>
              <w:noProof/>
              <w:lang w:val="en-GB" w:eastAsia="en-GB"/>
            </w:rPr>
          </w:pPr>
          <w:hyperlink w:anchor="_Toc38476342" w:history="1">
            <w:r w:rsidRPr="006D6160">
              <w:rPr>
                <w:rStyle w:val="Hiperpovezava"/>
                <w:noProof/>
              </w:rPr>
              <w:t>5.1.</w:t>
            </w:r>
            <w:r>
              <w:rPr>
                <w:rFonts w:asciiTheme="minorHAnsi" w:eastAsiaTheme="minorEastAsia" w:hAnsiTheme="minorHAnsi"/>
                <w:noProof/>
                <w:lang w:val="en-GB" w:eastAsia="en-GB"/>
              </w:rPr>
              <w:tab/>
            </w:r>
            <w:r w:rsidRPr="006D6160">
              <w:rPr>
                <w:rStyle w:val="Hiperpovezava"/>
                <w:noProof/>
              </w:rPr>
              <w:t>Pregled stanja</w:t>
            </w:r>
            <w:r>
              <w:rPr>
                <w:noProof/>
                <w:webHidden/>
              </w:rPr>
              <w:tab/>
            </w:r>
            <w:r>
              <w:rPr>
                <w:noProof/>
                <w:webHidden/>
              </w:rPr>
              <w:fldChar w:fldCharType="begin"/>
            </w:r>
            <w:r>
              <w:rPr>
                <w:noProof/>
                <w:webHidden/>
              </w:rPr>
              <w:instrText xml:space="preserve"> PAGEREF _Toc38476342 \h </w:instrText>
            </w:r>
            <w:r>
              <w:rPr>
                <w:noProof/>
                <w:webHidden/>
              </w:rPr>
            </w:r>
            <w:r>
              <w:rPr>
                <w:noProof/>
                <w:webHidden/>
              </w:rPr>
              <w:fldChar w:fldCharType="separate"/>
            </w:r>
            <w:r>
              <w:rPr>
                <w:noProof/>
                <w:webHidden/>
              </w:rPr>
              <w:t>6</w:t>
            </w:r>
            <w:r>
              <w:rPr>
                <w:noProof/>
                <w:webHidden/>
              </w:rPr>
              <w:fldChar w:fldCharType="end"/>
            </w:r>
          </w:hyperlink>
        </w:p>
        <w:p w14:paraId="5CA24AB8" w14:textId="6D02D1D8" w:rsidR="00016CED" w:rsidRDefault="00016CED">
          <w:pPr>
            <w:pStyle w:val="Kazalovsebine2"/>
            <w:tabs>
              <w:tab w:val="left" w:pos="880"/>
              <w:tab w:val="right" w:pos="9016"/>
            </w:tabs>
            <w:rPr>
              <w:rFonts w:asciiTheme="minorHAnsi" w:eastAsiaTheme="minorEastAsia" w:hAnsiTheme="minorHAnsi"/>
              <w:noProof/>
              <w:lang w:val="en-GB" w:eastAsia="en-GB"/>
            </w:rPr>
          </w:pPr>
          <w:hyperlink w:anchor="_Toc38476343" w:history="1">
            <w:r w:rsidRPr="006D6160">
              <w:rPr>
                <w:rStyle w:val="Hiperpovezava"/>
                <w:noProof/>
              </w:rPr>
              <w:t>5.2.</w:t>
            </w:r>
            <w:r>
              <w:rPr>
                <w:rFonts w:asciiTheme="minorHAnsi" w:eastAsiaTheme="minorEastAsia" w:hAnsiTheme="minorHAnsi"/>
                <w:noProof/>
                <w:lang w:val="en-GB" w:eastAsia="en-GB"/>
              </w:rPr>
              <w:tab/>
            </w:r>
            <w:r w:rsidRPr="006D6160">
              <w:rPr>
                <w:rStyle w:val="Hiperpovezava"/>
                <w:noProof/>
              </w:rPr>
              <w:t>Cilj naloge</w:t>
            </w:r>
            <w:r>
              <w:rPr>
                <w:noProof/>
                <w:webHidden/>
              </w:rPr>
              <w:tab/>
            </w:r>
            <w:r>
              <w:rPr>
                <w:noProof/>
                <w:webHidden/>
              </w:rPr>
              <w:fldChar w:fldCharType="begin"/>
            </w:r>
            <w:r>
              <w:rPr>
                <w:noProof/>
                <w:webHidden/>
              </w:rPr>
              <w:instrText xml:space="preserve"> PAGEREF _Toc38476343 \h </w:instrText>
            </w:r>
            <w:r>
              <w:rPr>
                <w:noProof/>
                <w:webHidden/>
              </w:rPr>
            </w:r>
            <w:r>
              <w:rPr>
                <w:noProof/>
                <w:webHidden/>
              </w:rPr>
              <w:fldChar w:fldCharType="separate"/>
            </w:r>
            <w:r>
              <w:rPr>
                <w:noProof/>
                <w:webHidden/>
              </w:rPr>
              <w:t>7</w:t>
            </w:r>
            <w:r>
              <w:rPr>
                <w:noProof/>
                <w:webHidden/>
              </w:rPr>
              <w:fldChar w:fldCharType="end"/>
            </w:r>
          </w:hyperlink>
        </w:p>
        <w:p w14:paraId="59194BE9" w14:textId="306FA9C9" w:rsidR="00016CED" w:rsidRDefault="00016CED">
          <w:pPr>
            <w:pStyle w:val="Kazalovsebine1"/>
            <w:tabs>
              <w:tab w:val="left" w:pos="440"/>
              <w:tab w:val="right" w:pos="9016"/>
            </w:tabs>
            <w:rPr>
              <w:rFonts w:asciiTheme="minorHAnsi" w:eastAsiaTheme="minorEastAsia" w:hAnsiTheme="minorHAnsi"/>
              <w:noProof/>
              <w:lang w:val="en-GB" w:eastAsia="en-GB"/>
            </w:rPr>
          </w:pPr>
          <w:hyperlink w:anchor="_Toc38476344" w:history="1">
            <w:r w:rsidRPr="006D6160">
              <w:rPr>
                <w:rStyle w:val="Hiperpovezava"/>
                <w:noProof/>
              </w:rPr>
              <w:t>6.</w:t>
            </w:r>
            <w:r>
              <w:rPr>
                <w:rFonts w:asciiTheme="minorHAnsi" w:eastAsiaTheme="minorEastAsia" w:hAnsiTheme="minorHAnsi"/>
                <w:noProof/>
                <w:lang w:val="en-GB" w:eastAsia="en-GB"/>
              </w:rPr>
              <w:tab/>
            </w:r>
            <w:r w:rsidRPr="006D6160">
              <w:rPr>
                <w:rStyle w:val="Hiperpovezava"/>
                <w:noProof/>
              </w:rPr>
              <w:t>Uporabljene tehnologije</w:t>
            </w:r>
            <w:r>
              <w:rPr>
                <w:noProof/>
                <w:webHidden/>
              </w:rPr>
              <w:tab/>
            </w:r>
            <w:r>
              <w:rPr>
                <w:noProof/>
                <w:webHidden/>
              </w:rPr>
              <w:fldChar w:fldCharType="begin"/>
            </w:r>
            <w:r>
              <w:rPr>
                <w:noProof/>
                <w:webHidden/>
              </w:rPr>
              <w:instrText xml:space="preserve"> PAGEREF _Toc38476344 \h </w:instrText>
            </w:r>
            <w:r>
              <w:rPr>
                <w:noProof/>
                <w:webHidden/>
              </w:rPr>
            </w:r>
            <w:r>
              <w:rPr>
                <w:noProof/>
                <w:webHidden/>
              </w:rPr>
              <w:fldChar w:fldCharType="separate"/>
            </w:r>
            <w:r>
              <w:rPr>
                <w:noProof/>
                <w:webHidden/>
              </w:rPr>
              <w:t>8</w:t>
            </w:r>
            <w:r>
              <w:rPr>
                <w:noProof/>
                <w:webHidden/>
              </w:rPr>
              <w:fldChar w:fldCharType="end"/>
            </w:r>
          </w:hyperlink>
        </w:p>
        <w:p w14:paraId="3A820608" w14:textId="1699A42A" w:rsidR="00016CED" w:rsidRDefault="00016CED">
          <w:pPr>
            <w:pStyle w:val="Kazalovsebine2"/>
            <w:tabs>
              <w:tab w:val="left" w:pos="880"/>
              <w:tab w:val="right" w:pos="9016"/>
            </w:tabs>
            <w:rPr>
              <w:rFonts w:asciiTheme="minorHAnsi" w:eastAsiaTheme="minorEastAsia" w:hAnsiTheme="minorHAnsi"/>
              <w:noProof/>
              <w:lang w:val="en-GB" w:eastAsia="en-GB"/>
            </w:rPr>
          </w:pPr>
          <w:hyperlink w:anchor="_Toc38476345" w:history="1">
            <w:r w:rsidRPr="006D6160">
              <w:rPr>
                <w:rStyle w:val="Hiperpovezava"/>
                <w:noProof/>
              </w:rPr>
              <w:t>6.1.</w:t>
            </w:r>
            <w:r>
              <w:rPr>
                <w:rFonts w:asciiTheme="minorHAnsi" w:eastAsiaTheme="minorEastAsia" w:hAnsiTheme="minorHAnsi"/>
                <w:noProof/>
                <w:lang w:val="en-GB" w:eastAsia="en-GB"/>
              </w:rPr>
              <w:tab/>
            </w:r>
            <w:r w:rsidRPr="006D6160">
              <w:rPr>
                <w:rStyle w:val="Hiperpovezava"/>
                <w:noProof/>
              </w:rPr>
              <w:t>A-Frame</w:t>
            </w:r>
            <w:r>
              <w:rPr>
                <w:noProof/>
                <w:webHidden/>
              </w:rPr>
              <w:tab/>
            </w:r>
            <w:r>
              <w:rPr>
                <w:noProof/>
                <w:webHidden/>
              </w:rPr>
              <w:fldChar w:fldCharType="begin"/>
            </w:r>
            <w:r>
              <w:rPr>
                <w:noProof/>
                <w:webHidden/>
              </w:rPr>
              <w:instrText xml:space="preserve"> PAGEREF _Toc38476345 \h </w:instrText>
            </w:r>
            <w:r>
              <w:rPr>
                <w:noProof/>
                <w:webHidden/>
              </w:rPr>
            </w:r>
            <w:r>
              <w:rPr>
                <w:noProof/>
                <w:webHidden/>
              </w:rPr>
              <w:fldChar w:fldCharType="separate"/>
            </w:r>
            <w:r>
              <w:rPr>
                <w:noProof/>
                <w:webHidden/>
              </w:rPr>
              <w:t>8</w:t>
            </w:r>
            <w:r>
              <w:rPr>
                <w:noProof/>
                <w:webHidden/>
              </w:rPr>
              <w:fldChar w:fldCharType="end"/>
            </w:r>
          </w:hyperlink>
        </w:p>
        <w:p w14:paraId="292E3953" w14:textId="5822F495" w:rsidR="00016CED" w:rsidRDefault="00016CED">
          <w:pPr>
            <w:pStyle w:val="Kazalovsebine2"/>
            <w:tabs>
              <w:tab w:val="left" w:pos="880"/>
              <w:tab w:val="right" w:pos="9016"/>
            </w:tabs>
            <w:rPr>
              <w:rFonts w:asciiTheme="minorHAnsi" w:eastAsiaTheme="minorEastAsia" w:hAnsiTheme="minorHAnsi"/>
              <w:noProof/>
              <w:lang w:val="en-GB" w:eastAsia="en-GB"/>
            </w:rPr>
          </w:pPr>
          <w:hyperlink w:anchor="_Toc38476346" w:history="1">
            <w:r w:rsidRPr="006D6160">
              <w:rPr>
                <w:rStyle w:val="Hiperpovezava"/>
                <w:noProof/>
              </w:rPr>
              <w:t>6.2.</w:t>
            </w:r>
            <w:r>
              <w:rPr>
                <w:rFonts w:asciiTheme="minorHAnsi" w:eastAsiaTheme="minorEastAsia" w:hAnsiTheme="minorHAnsi"/>
                <w:noProof/>
                <w:lang w:val="en-GB" w:eastAsia="en-GB"/>
              </w:rPr>
              <w:tab/>
            </w:r>
            <w:r w:rsidRPr="006D6160">
              <w:rPr>
                <w:rStyle w:val="Hiperpovezava"/>
                <w:noProof/>
              </w:rPr>
              <w:t>Unity</w:t>
            </w:r>
            <w:r>
              <w:rPr>
                <w:noProof/>
                <w:webHidden/>
              </w:rPr>
              <w:tab/>
            </w:r>
            <w:r>
              <w:rPr>
                <w:noProof/>
                <w:webHidden/>
              </w:rPr>
              <w:fldChar w:fldCharType="begin"/>
            </w:r>
            <w:r>
              <w:rPr>
                <w:noProof/>
                <w:webHidden/>
              </w:rPr>
              <w:instrText xml:space="preserve"> PAGEREF _Toc38476346 \h </w:instrText>
            </w:r>
            <w:r>
              <w:rPr>
                <w:noProof/>
                <w:webHidden/>
              </w:rPr>
            </w:r>
            <w:r>
              <w:rPr>
                <w:noProof/>
                <w:webHidden/>
              </w:rPr>
              <w:fldChar w:fldCharType="separate"/>
            </w:r>
            <w:r>
              <w:rPr>
                <w:noProof/>
                <w:webHidden/>
              </w:rPr>
              <w:t>8</w:t>
            </w:r>
            <w:r>
              <w:rPr>
                <w:noProof/>
                <w:webHidden/>
              </w:rPr>
              <w:fldChar w:fldCharType="end"/>
            </w:r>
          </w:hyperlink>
        </w:p>
        <w:p w14:paraId="6D59E583" w14:textId="72A5C775" w:rsidR="00016CED" w:rsidRDefault="00016CED">
          <w:pPr>
            <w:pStyle w:val="Kazalovsebine2"/>
            <w:tabs>
              <w:tab w:val="left" w:pos="880"/>
              <w:tab w:val="right" w:pos="9016"/>
            </w:tabs>
            <w:rPr>
              <w:rFonts w:asciiTheme="minorHAnsi" w:eastAsiaTheme="minorEastAsia" w:hAnsiTheme="minorHAnsi"/>
              <w:noProof/>
              <w:lang w:val="en-GB" w:eastAsia="en-GB"/>
            </w:rPr>
          </w:pPr>
          <w:hyperlink w:anchor="_Toc38476348" w:history="1">
            <w:r w:rsidRPr="006D6160">
              <w:rPr>
                <w:rStyle w:val="Hiperpovezava"/>
                <w:noProof/>
              </w:rPr>
              <w:t>6.3.</w:t>
            </w:r>
            <w:r>
              <w:rPr>
                <w:rFonts w:asciiTheme="minorHAnsi" w:eastAsiaTheme="minorEastAsia" w:hAnsiTheme="minorHAnsi"/>
                <w:noProof/>
                <w:lang w:val="en-GB" w:eastAsia="en-GB"/>
              </w:rPr>
              <w:tab/>
            </w:r>
            <w:r w:rsidRPr="006D6160">
              <w:rPr>
                <w:rStyle w:val="Hiperpovezava"/>
                <w:noProof/>
              </w:rPr>
              <w:t>SteamVR 1.0</w:t>
            </w:r>
            <w:r>
              <w:rPr>
                <w:noProof/>
                <w:webHidden/>
              </w:rPr>
              <w:tab/>
            </w:r>
            <w:r>
              <w:rPr>
                <w:noProof/>
                <w:webHidden/>
              </w:rPr>
              <w:fldChar w:fldCharType="begin"/>
            </w:r>
            <w:r>
              <w:rPr>
                <w:noProof/>
                <w:webHidden/>
              </w:rPr>
              <w:instrText xml:space="preserve"> PAGEREF _Toc38476348 \h </w:instrText>
            </w:r>
            <w:r>
              <w:rPr>
                <w:noProof/>
                <w:webHidden/>
              </w:rPr>
            </w:r>
            <w:r>
              <w:rPr>
                <w:noProof/>
                <w:webHidden/>
              </w:rPr>
              <w:fldChar w:fldCharType="separate"/>
            </w:r>
            <w:r>
              <w:rPr>
                <w:noProof/>
                <w:webHidden/>
              </w:rPr>
              <w:t>9</w:t>
            </w:r>
            <w:r>
              <w:rPr>
                <w:noProof/>
                <w:webHidden/>
              </w:rPr>
              <w:fldChar w:fldCharType="end"/>
            </w:r>
          </w:hyperlink>
        </w:p>
        <w:p w14:paraId="2CC6D3EB" w14:textId="68B6591F" w:rsidR="00016CED" w:rsidRDefault="00016CED">
          <w:pPr>
            <w:pStyle w:val="Kazalovsebine2"/>
            <w:tabs>
              <w:tab w:val="left" w:pos="880"/>
              <w:tab w:val="right" w:pos="9016"/>
            </w:tabs>
            <w:rPr>
              <w:rFonts w:asciiTheme="minorHAnsi" w:eastAsiaTheme="minorEastAsia" w:hAnsiTheme="minorHAnsi"/>
              <w:noProof/>
              <w:lang w:val="en-GB" w:eastAsia="en-GB"/>
            </w:rPr>
          </w:pPr>
          <w:hyperlink w:anchor="_Toc38476349" w:history="1">
            <w:r w:rsidRPr="006D6160">
              <w:rPr>
                <w:rStyle w:val="Hiperpovezava"/>
                <w:noProof/>
              </w:rPr>
              <w:t>6.4.</w:t>
            </w:r>
            <w:r>
              <w:rPr>
                <w:rFonts w:asciiTheme="minorHAnsi" w:eastAsiaTheme="minorEastAsia" w:hAnsiTheme="minorHAnsi"/>
                <w:noProof/>
                <w:lang w:val="en-GB" w:eastAsia="en-GB"/>
              </w:rPr>
              <w:tab/>
            </w:r>
            <w:r w:rsidRPr="006D6160">
              <w:rPr>
                <w:rStyle w:val="Hiperpovezava"/>
                <w:noProof/>
              </w:rPr>
              <w:t>GoogleVR</w:t>
            </w:r>
            <w:r>
              <w:rPr>
                <w:noProof/>
                <w:webHidden/>
              </w:rPr>
              <w:tab/>
            </w:r>
            <w:r>
              <w:rPr>
                <w:noProof/>
                <w:webHidden/>
              </w:rPr>
              <w:fldChar w:fldCharType="begin"/>
            </w:r>
            <w:r>
              <w:rPr>
                <w:noProof/>
                <w:webHidden/>
              </w:rPr>
              <w:instrText xml:space="preserve"> PAGEREF _Toc38476349 \h </w:instrText>
            </w:r>
            <w:r>
              <w:rPr>
                <w:noProof/>
                <w:webHidden/>
              </w:rPr>
            </w:r>
            <w:r>
              <w:rPr>
                <w:noProof/>
                <w:webHidden/>
              </w:rPr>
              <w:fldChar w:fldCharType="separate"/>
            </w:r>
            <w:r>
              <w:rPr>
                <w:noProof/>
                <w:webHidden/>
              </w:rPr>
              <w:t>9</w:t>
            </w:r>
            <w:r>
              <w:rPr>
                <w:noProof/>
                <w:webHidden/>
              </w:rPr>
              <w:fldChar w:fldCharType="end"/>
            </w:r>
          </w:hyperlink>
        </w:p>
        <w:p w14:paraId="62BCA5A0" w14:textId="57CA47E7" w:rsidR="00016CED" w:rsidRDefault="00016CED">
          <w:pPr>
            <w:pStyle w:val="Kazalovsebine2"/>
            <w:tabs>
              <w:tab w:val="left" w:pos="880"/>
              <w:tab w:val="right" w:pos="9016"/>
            </w:tabs>
            <w:rPr>
              <w:rFonts w:asciiTheme="minorHAnsi" w:eastAsiaTheme="minorEastAsia" w:hAnsiTheme="minorHAnsi"/>
              <w:noProof/>
              <w:lang w:val="en-GB" w:eastAsia="en-GB"/>
            </w:rPr>
          </w:pPr>
          <w:hyperlink w:anchor="_Toc38476350" w:history="1">
            <w:r w:rsidRPr="006D6160">
              <w:rPr>
                <w:rStyle w:val="Hiperpovezava"/>
                <w:noProof/>
              </w:rPr>
              <w:t>6.5.</w:t>
            </w:r>
            <w:r>
              <w:rPr>
                <w:rFonts w:asciiTheme="minorHAnsi" w:eastAsiaTheme="minorEastAsia" w:hAnsiTheme="minorHAnsi"/>
                <w:noProof/>
                <w:lang w:val="en-GB" w:eastAsia="en-GB"/>
              </w:rPr>
              <w:tab/>
            </w:r>
            <w:r w:rsidRPr="006D6160">
              <w:rPr>
                <w:rStyle w:val="Hiperpovezava"/>
                <w:noProof/>
              </w:rPr>
              <w:t>Adobe Illustrator</w:t>
            </w:r>
            <w:r>
              <w:rPr>
                <w:noProof/>
                <w:webHidden/>
              </w:rPr>
              <w:tab/>
            </w:r>
            <w:r>
              <w:rPr>
                <w:noProof/>
                <w:webHidden/>
              </w:rPr>
              <w:fldChar w:fldCharType="begin"/>
            </w:r>
            <w:r>
              <w:rPr>
                <w:noProof/>
                <w:webHidden/>
              </w:rPr>
              <w:instrText xml:space="preserve"> PAGEREF _Toc38476350 \h </w:instrText>
            </w:r>
            <w:r>
              <w:rPr>
                <w:noProof/>
                <w:webHidden/>
              </w:rPr>
            </w:r>
            <w:r>
              <w:rPr>
                <w:noProof/>
                <w:webHidden/>
              </w:rPr>
              <w:fldChar w:fldCharType="separate"/>
            </w:r>
            <w:r>
              <w:rPr>
                <w:noProof/>
                <w:webHidden/>
              </w:rPr>
              <w:t>10</w:t>
            </w:r>
            <w:r>
              <w:rPr>
                <w:noProof/>
                <w:webHidden/>
              </w:rPr>
              <w:fldChar w:fldCharType="end"/>
            </w:r>
          </w:hyperlink>
        </w:p>
        <w:p w14:paraId="7A2AE15C" w14:textId="1CF25836" w:rsidR="00016CED" w:rsidRDefault="00016CED">
          <w:pPr>
            <w:pStyle w:val="Kazalovsebine2"/>
            <w:tabs>
              <w:tab w:val="left" w:pos="880"/>
              <w:tab w:val="right" w:pos="9016"/>
            </w:tabs>
            <w:rPr>
              <w:rFonts w:asciiTheme="minorHAnsi" w:eastAsiaTheme="minorEastAsia" w:hAnsiTheme="minorHAnsi"/>
              <w:noProof/>
              <w:lang w:val="en-GB" w:eastAsia="en-GB"/>
            </w:rPr>
          </w:pPr>
          <w:hyperlink w:anchor="_Toc38476351" w:history="1">
            <w:r w:rsidRPr="006D6160">
              <w:rPr>
                <w:rStyle w:val="Hiperpovezava"/>
                <w:noProof/>
              </w:rPr>
              <w:t>6.6.</w:t>
            </w:r>
            <w:r>
              <w:rPr>
                <w:rFonts w:asciiTheme="minorHAnsi" w:eastAsiaTheme="minorEastAsia" w:hAnsiTheme="minorHAnsi"/>
                <w:noProof/>
                <w:lang w:val="en-GB" w:eastAsia="en-GB"/>
              </w:rPr>
              <w:tab/>
            </w:r>
            <w:r w:rsidRPr="006D6160">
              <w:rPr>
                <w:rStyle w:val="Hiperpovezava"/>
                <w:noProof/>
              </w:rPr>
              <w:t>Adobe Photoshop</w:t>
            </w:r>
            <w:r>
              <w:rPr>
                <w:noProof/>
                <w:webHidden/>
              </w:rPr>
              <w:tab/>
            </w:r>
            <w:r>
              <w:rPr>
                <w:noProof/>
                <w:webHidden/>
              </w:rPr>
              <w:fldChar w:fldCharType="begin"/>
            </w:r>
            <w:r>
              <w:rPr>
                <w:noProof/>
                <w:webHidden/>
              </w:rPr>
              <w:instrText xml:space="preserve"> PAGEREF _Toc38476351 \h </w:instrText>
            </w:r>
            <w:r>
              <w:rPr>
                <w:noProof/>
                <w:webHidden/>
              </w:rPr>
            </w:r>
            <w:r>
              <w:rPr>
                <w:noProof/>
                <w:webHidden/>
              </w:rPr>
              <w:fldChar w:fldCharType="separate"/>
            </w:r>
            <w:r>
              <w:rPr>
                <w:noProof/>
                <w:webHidden/>
              </w:rPr>
              <w:t>10</w:t>
            </w:r>
            <w:r>
              <w:rPr>
                <w:noProof/>
                <w:webHidden/>
              </w:rPr>
              <w:fldChar w:fldCharType="end"/>
            </w:r>
          </w:hyperlink>
        </w:p>
        <w:p w14:paraId="5A147863" w14:textId="2B7A51BB" w:rsidR="00016CED" w:rsidRDefault="00016CED">
          <w:pPr>
            <w:pStyle w:val="Kazalovsebine1"/>
            <w:tabs>
              <w:tab w:val="left" w:pos="440"/>
              <w:tab w:val="right" w:pos="9016"/>
            </w:tabs>
            <w:rPr>
              <w:rFonts w:asciiTheme="minorHAnsi" w:eastAsiaTheme="minorEastAsia" w:hAnsiTheme="minorHAnsi"/>
              <w:noProof/>
              <w:lang w:val="en-GB" w:eastAsia="en-GB"/>
            </w:rPr>
          </w:pPr>
          <w:hyperlink w:anchor="_Toc38476352" w:history="1">
            <w:r w:rsidRPr="006D6160">
              <w:rPr>
                <w:rStyle w:val="Hiperpovezava"/>
                <w:noProof/>
              </w:rPr>
              <w:t>7.</w:t>
            </w:r>
            <w:r>
              <w:rPr>
                <w:rFonts w:asciiTheme="minorHAnsi" w:eastAsiaTheme="minorEastAsia" w:hAnsiTheme="minorHAnsi"/>
                <w:noProof/>
                <w:lang w:val="en-GB" w:eastAsia="en-GB"/>
              </w:rPr>
              <w:tab/>
            </w:r>
            <w:r w:rsidRPr="006D6160">
              <w:rPr>
                <w:rStyle w:val="Hiperpovezava"/>
                <w:noProof/>
              </w:rPr>
              <w:t>Razvoj</w:t>
            </w:r>
            <w:r>
              <w:rPr>
                <w:noProof/>
                <w:webHidden/>
              </w:rPr>
              <w:tab/>
            </w:r>
            <w:r>
              <w:rPr>
                <w:noProof/>
                <w:webHidden/>
              </w:rPr>
              <w:fldChar w:fldCharType="begin"/>
            </w:r>
            <w:r>
              <w:rPr>
                <w:noProof/>
                <w:webHidden/>
              </w:rPr>
              <w:instrText xml:space="preserve"> PAGEREF _Toc38476352 \h </w:instrText>
            </w:r>
            <w:r>
              <w:rPr>
                <w:noProof/>
                <w:webHidden/>
              </w:rPr>
            </w:r>
            <w:r>
              <w:rPr>
                <w:noProof/>
                <w:webHidden/>
              </w:rPr>
              <w:fldChar w:fldCharType="separate"/>
            </w:r>
            <w:r>
              <w:rPr>
                <w:noProof/>
                <w:webHidden/>
              </w:rPr>
              <w:t>11</w:t>
            </w:r>
            <w:r>
              <w:rPr>
                <w:noProof/>
                <w:webHidden/>
              </w:rPr>
              <w:fldChar w:fldCharType="end"/>
            </w:r>
          </w:hyperlink>
        </w:p>
        <w:p w14:paraId="5E5B5271" w14:textId="246F9A22" w:rsidR="00016CED" w:rsidRDefault="00016CED">
          <w:pPr>
            <w:pStyle w:val="Kazalovsebine2"/>
            <w:tabs>
              <w:tab w:val="left" w:pos="880"/>
              <w:tab w:val="right" w:pos="9016"/>
            </w:tabs>
            <w:rPr>
              <w:rFonts w:asciiTheme="minorHAnsi" w:eastAsiaTheme="minorEastAsia" w:hAnsiTheme="minorHAnsi"/>
              <w:noProof/>
              <w:lang w:val="en-GB" w:eastAsia="en-GB"/>
            </w:rPr>
          </w:pPr>
          <w:hyperlink w:anchor="_Toc38476353" w:history="1">
            <w:r w:rsidRPr="006D6160">
              <w:rPr>
                <w:rStyle w:val="Hiperpovezava"/>
                <w:noProof/>
              </w:rPr>
              <w:t>7.1.</w:t>
            </w:r>
            <w:r>
              <w:rPr>
                <w:rFonts w:asciiTheme="minorHAnsi" w:eastAsiaTheme="minorEastAsia" w:hAnsiTheme="minorHAnsi"/>
                <w:noProof/>
                <w:lang w:val="en-GB" w:eastAsia="en-GB"/>
              </w:rPr>
              <w:tab/>
            </w:r>
            <w:r w:rsidRPr="006D6160">
              <w:rPr>
                <w:rStyle w:val="Hiperpovezava"/>
                <w:noProof/>
              </w:rPr>
              <w:t>Zasnova</w:t>
            </w:r>
            <w:r>
              <w:rPr>
                <w:noProof/>
                <w:webHidden/>
              </w:rPr>
              <w:tab/>
            </w:r>
            <w:r>
              <w:rPr>
                <w:noProof/>
                <w:webHidden/>
              </w:rPr>
              <w:fldChar w:fldCharType="begin"/>
            </w:r>
            <w:r>
              <w:rPr>
                <w:noProof/>
                <w:webHidden/>
              </w:rPr>
              <w:instrText xml:space="preserve"> PAGEREF _Toc38476353 \h </w:instrText>
            </w:r>
            <w:r>
              <w:rPr>
                <w:noProof/>
                <w:webHidden/>
              </w:rPr>
            </w:r>
            <w:r>
              <w:rPr>
                <w:noProof/>
                <w:webHidden/>
              </w:rPr>
              <w:fldChar w:fldCharType="separate"/>
            </w:r>
            <w:r>
              <w:rPr>
                <w:noProof/>
                <w:webHidden/>
              </w:rPr>
              <w:t>11</w:t>
            </w:r>
            <w:r>
              <w:rPr>
                <w:noProof/>
                <w:webHidden/>
              </w:rPr>
              <w:fldChar w:fldCharType="end"/>
            </w:r>
          </w:hyperlink>
        </w:p>
        <w:p w14:paraId="7076A924" w14:textId="6EDAA423" w:rsidR="00016CED" w:rsidRDefault="00016CED">
          <w:pPr>
            <w:pStyle w:val="Kazalovsebine2"/>
            <w:tabs>
              <w:tab w:val="left" w:pos="880"/>
              <w:tab w:val="right" w:pos="9016"/>
            </w:tabs>
            <w:rPr>
              <w:rFonts w:asciiTheme="minorHAnsi" w:eastAsiaTheme="minorEastAsia" w:hAnsiTheme="minorHAnsi"/>
              <w:noProof/>
              <w:lang w:val="en-GB" w:eastAsia="en-GB"/>
            </w:rPr>
          </w:pPr>
          <w:hyperlink w:anchor="_Toc38476354" w:history="1">
            <w:r w:rsidRPr="006D6160">
              <w:rPr>
                <w:rStyle w:val="Hiperpovezava"/>
                <w:noProof/>
              </w:rPr>
              <w:t>7.2.</w:t>
            </w:r>
            <w:r>
              <w:rPr>
                <w:rFonts w:asciiTheme="minorHAnsi" w:eastAsiaTheme="minorEastAsia" w:hAnsiTheme="minorHAnsi"/>
                <w:noProof/>
                <w:lang w:val="en-GB" w:eastAsia="en-GB"/>
              </w:rPr>
              <w:tab/>
            </w:r>
            <w:r w:rsidRPr="006D6160">
              <w:rPr>
                <w:rStyle w:val="Hiperpovezava"/>
                <w:noProof/>
              </w:rPr>
              <w:t>Izdelava v A-Framu</w:t>
            </w:r>
            <w:r>
              <w:rPr>
                <w:noProof/>
                <w:webHidden/>
              </w:rPr>
              <w:tab/>
            </w:r>
            <w:r>
              <w:rPr>
                <w:noProof/>
                <w:webHidden/>
              </w:rPr>
              <w:fldChar w:fldCharType="begin"/>
            </w:r>
            <w:r>
              <w:rPr>
                <w:noProof/>
                <w:webHidden/>
              </w:rPr>
              <w:instrText xml:space="preserve"> PAGEREF _Toc38476354 \h </w:instrText>
            </w:r>
            <w:r>
              <w:rPr>
                <w:noProof/>
                <w:webHidden/>
              </w:rPr>
            </w:r>
            <w:r>
              <w:rPr>
                <w:noProof/>
                <w:webHidden/>
              </w:rPr>
              <w:fldChar w:fldCharType="separate"/>
            </w:r>
            <w:r>
              <w:rPr>
                <w:noProof/>
                <w:webHidden/>
              </w:rPr>
              <w:t>12</w:t>
            </w:r>
            <w:r>
              <w:rPr>
                <w:noProof/>
                <w:webHidden/>
              </w:rPr>
              <w:fldChar w:fldCharType="end"/>
            </w:r>
          </w:hyperlink>
        </w:p>
        <w:p w14:paraId="1343C018" w14:textId="5E880405" w:rsidR="00016CED" w:rsidRDefault="00016CED">
          <w:pPr>
            <w:pStyle w:val="Kazalovsebine2"/>
            <w:tabs>
              <w:tab w:val="left" w:pos="880"/>
              <w:tab w:val="right" w:pos="9016"/>
            </w:tabs>
            <w:rPr>
              <w:rFonts w:asciiTheme="minorHAnsi" w:eastAsiaTheme="minorEastAsia" w:hAnsiTheme="minorHAnsi"/>
              <w:noProof/>
              <w:lang w:val="en-GB" w:eastAsia="en-GB"/>
            </w:rPr>
          </w:pPr>
          <w:hyperlink w:anchor="_Toc38476355" w:history="1">
            <w:r w:rsidRPr="006D6160">
              <w:rPr>
                <w:rStyle w:val="Hiperpovezava"/>
                <w:noProof/>
              </w:rPr>
              <w:t>7.3.</w:t>
            </w:r>
            <w:r>
              <w:rPr>
                <w:rFonts w:asciiTheme="minorHAnsi" w:eastAsiaTheme="minorEastAsia" w:hAnsiTheme="minorHAnsi"/>
                <w:noProof/>
                <w:lang w:val="en-GB" w:eastAsia="en-GB"/>
              </w:rPr>
              <w:tab/>
            </w:r>
            <w:r w:rsidRPr="006D6160">
              <w:rPr>
                <w:rStyle w:val="Hiperpovezava"/>
                <w:noProof/>
              </w:rPr>
              <w:t>Podrobnejši opis kode za Aframe</w:t>
            </w:r>
            <w:r>
              <w:rPr>
                <w:noProof/>
                <w:webHidden/>
              </w:rPr>
              <w:tab/>
            </w:r>
            <w:r>
              <w:rPr>
                <w:noProof/>
                <w:webHidden/>
              </w:rPr>
              <w:fldChar w:fldCharType="begin"/>
            </w:r>
            <w:r>
              <w:rPr>
                <w:noProof/>
                <w:webHidden/>
              </w:rPr>
              <w:instrText xml:space="preserve"> PAGEREF _Toc38476355 \h </w:instrText>
            </w:r>
            <w:r>
              <w:rPr>
                <w:noProof/>
                <w:webHidden/>
              </w:rPr>
            </w:r>
            <w:r>
              <w:rPr>
                <w:noProof/>
                <w:webHidden/>
              </w:rPr>
              <w:fldChar w:fldCharType="separate"/>
            </w:r>
            <w:r>
              <w:rPr>
                <w:noProof/>
                <w:webHidden/>
              </w:rPr>
              <w:t>13</w:t>
            </w:r>
            <w:r>
              <w:rPr>
                <w:noProof/>
                <w:webHidden/>
              </w:rPr>
              <w:fldChar w:fldCharType="end"/>
            </w:r>
          </w:hyperlink>
        </w:p>
        <w:p w14:paraId="292D0F7E" w14:textId="609B0E55" w:rsidR="00016CED" w:rsidRDefault="00016CED">
          <w:pPr>
            <w:pStyle w:val="Kazalovsebine2"/>
            <w:tabs>
              <w:tab w:val="left" w:pos="1100"/>
              <w:tab w:val="right" w:pos="9016"/>
            </w:tabs>
            <w:rPr>
              <w:rFonts w:asciiTheme="minorHAnsi" w:eastAsiaTheme="minorEastAsia" w:hAnsiTheme="minorHAnsi"/>
              <w:noProof/>
              <w:lang w:val="en-GB" w:eastAsia="en-GB"/>
            </w:rPr>
          </w:pPr>
          <w:hyperlink w:anchor="_Toc38476356" w:history="1">
            <w:r w:rsidRPr="006D6160">
              <w:rPr>
                <w:rStyle w:val="Hiperpovezava"/>
                <w:noProof/>
              </w:rPr>
              <w:t>7.3.1.</w:t>
            </w:r>
            <w:r>
              <w:rPr>
                <w:rFonts w:asciiTheme="minorHAnsi" w:eastAsiaTheme="minorEastAsia" w:hAnsiTheme="minorHAnsi"/>
                <w:noProof/>
                <w:lang w:val="en-GB" w:eastAsia="en-GB"/>
              </w:rPr>
              <w:tab/>
            </w:r>
            <w:r w:rsidRPr="006D6160">
              <w:rPr>
                <w:rStyle w:val="Hiperpovezava"/>
                <w:noProof/>
              </w:rPr>
              <w:t>Pogled in kurzor</w:t>
            </w:r>
            <w:r>
              <w:rPr>
                <w:noProof/>
                <w:webHidden/>
              </w:rPr>
              <w:tab/>
            </w:r>
            <w:r>
              <w:rPr>
                <w:noProof/>
                <w:webHidden/>
              </w:rPr>
              <w:fldChar w:fldCharType="begin"/>
            </w:r>
            <w:r>
              <w:rPr>
                <w:noProof/>
                <w:webHidden/>
              </w:rPr>
              <w:instrText xml:space="preserve"> PAGEREF _Toc38476356 \h </w:instrText>
            </w:r>
            <w:r>
              <w:rPr>
                <w:noProof/>
                <w:webHidden/>
              </w:rPr>
            </w:r>
            <w:r>
              <w:rPr>
                <w:noProof/>
                <w:webHidden/>
              </w:rPr>
              <w:fldChar w:fldCharType="separate"/>
            </w:r>
            <w:r>
              <w:rPr>
                <w:noProof/>
                <w:webHidden/>
              </w:rPr>
              <w:t>13</w:t>
            </w:r>
            <w:r>
              <w:rPr>
                <w:noProof/>
                <w:webHidden/>
              </w:rPr>
              <w:fldChar w:fldCharType="end"/>
            </w:r>
          </w:hyperlink>
        </w:p>
        <w:p w14:paraId="40B82625" w14:textId="6B57AB7C" w:rsidR="00016CED" w:rsidRDefault="00016CED">
          <w:pPr>
            <w:pStyle w:val="Kazalovsebine2"/>
            <w:tabs>
              <w:tab w:val="left" w:pos="1100"/>
              <w:tab w:val="right" w:pos="9016"/>
            </w:tabs>
            <w:rPr>
              <w:rFonts w:asciiTheme="minorHAnsi" w:eastAsiaTheme="minorEastAsia" w:hAnsiTheme="minorHAnsi"/>
              <w:noProof/>
              <w:lang w:val="en-GB" w:eastAsia="en-GB"/>
            </w:rPr>
          </w:pPr>
          <w:hyperlink w:anchor="_Toc38476357" w:history="1">
            <w:r w:rsidRPr="006D6160">
              <w:rPr>
                <w:rStyle w:val="Hiperpovezava"/>
                <w:noProof/>
              </w:rPr>
              <w:t>7.3.2.</w:t>
            </w:r>
            <w:r>
              <w:rPr>
                <w:rFonts w:asciiTheme="minorHAnsi" w:eastAsiaTheme="minorEastAsia" w:hAnsiTheme="minorHAnsi"/>
                <w:noProof/>
                <w:lang w:val="en-GB" w:eastAsia="en-GB"/>
              </w:rPr>
              <w:tab/>
            </w:r>
            <w:r w:rsidRPr="006D6160">
              <w:rPr>
                <w:rStyle w:val="Hiperpovezava"/>
                <w:noProof/>
              </w:rPr>
              <w:t>Gumbi in platforme</w:t>
            </w:r>
            <w:r>
              <w:rPr>
                <w:noProof/>
                <w:webHidden/>
              </w:rPr>
              <w:tab/>
            </w:r>
            <w:r>
              <w:rPr>
                <w:noProof/>
                <w:webHidden/>
              </w:rPr>
              <w:fldChar w:fldCharType="begin"/>
            </w:r>
            <w:r>
              <w:rPr>
                <w:noProof/>
                <w:webHidden/>
              </w:rPr>
              <w:instrText xml:space="preserve"> PAGEREF _Toc38476357 \h </w:instrText>
            </w:r>
            <w:r>
              <w:rPr>
                <w:noProof/>
                <w:webHidden/>
              </w:rPr>
            </w:r>
            <w:r>
              <w:rPr>
                <w:noProof/>
                <w:webHidden/>
              </w:rPr>
              <w:fldChar w:fldCharType="separate"/>
            </w:r>
            <w:r>
              <w:rPr>
                <w:noProof/>
                <w:webHidden/>
              </w:rPr>
              <w:t>13</w:t>
            </w:r>
            <w:r>
              <w:rPr>
                <w:noProof/>
                <w:webHidden/>
              </w:rPr>
              <w:fldChar w:fldCharType="end"/>
            </w:r>
          </w:hyperlink>
        </w:p>
        <w:p w14:paraId="739C3D51" w14:textId="55082E3A" w:rsidR="00016CED" w:rsidRDefault="00016CED">
          <w:pPr>
            <w:pStyle w:val="Kazalovsebine2"/>
            <w:tabs>
              <w:tab w:val="left" w:pos="1100"/>
              <w:tab w:val="right" w:pos="9016"/>
            </w:tabs>
            <w:rPr>
              <w:rFonts w:asciiTheme="minorHAnsi" w:eastAsiaTheme="minorEastAsia" w:hAnsiTheme="minorHAnsi"/>
              <w:noProof/>
              <w:lang w:val="en-GB" w:eastAsia="en-GB"/>
            </w:rPr>
          </w:pPr>
          <w:hyperlink w:anchor="_Toc38476358" w:history="1">
            <w:r w:rsidRPr="006D6160">
              <w:rPr>
                <w:rStyle w:val="Hiperpovezava"/>
                <w:noProof/>
              </w:rPr>
              <w:t>7.3.3.</w:t>
            </w:r>
            <w:r>
              <w:rPr>
                <w:rFonts w:asciiTheme="minorHAnsi" w:eastAsiaTheme="minorEastAsia" w:hAnsiTheme="minorHAnsi"/>
                <w:noProof/>
                <w:lang w:val="en-GB" w:eastAsia="en-GB"/>
              </w:rPr>
              <w:tab/>
            </w:r>
            <w:r w:rsidRPr="006D6160">
              <w:rPr>
                <w:rStyle w:val="Hiperpovezava"/>
                <w:noProof/>
              </w:rPr>
              <w:t>Spreminjanje vsebine z uporabo gumbov</w:t>
            </w:r>
            <w:r>
              <w:rPr>
                <w:noProof/>
                <w:webHidden/>
              </w:rPr>
              <w:tab/>
            </w:r>
            <w:r>
              <w:rPr>
                <w:noProof/>
                <w:webHidden/>
              </w:rPr>
              <w:fldChar w:fldCharType="begin"/>
            </w:r>
            <w:r>
              <w:rPr>
                <w:noProof/>
                <w:webHidden/>
              </w:rPr>
              <w:instrText xml:space="preserve"> PAGEREF _Toc38476358 \h </w:instrText>
            </w:r>
            <w:r>
              <w:rPr>
                <w:noProof/>
                <w:webHidden/>
              </w:rPr>
            </w:r>
            <w:r>
              <w:rPr>
                <w:noProof/>
                <w:webHidden/>
              </w:rPr>
              <w:fldChar w:fldCharType="separate"/>
            </w:r>
            <w:r>
              <w:rPr>
                <w:noProof/>
                <w:webHidden/>
              </w:rPr>
              <w:t>14</w:t>
            </w:r>
            <w:r>
              <w:rPr>
                <w:noProof/>
                <w:webHidden/>
              </w:rPr>
              <w:fldChar w:fldCharType="end"/>
            </w:r>
          </w:hyperlink>
        </w:p>
        <w:p w14:paraId="4BE9517F" w14:textId="6688BC23" w:rsidR="00016CED" w:rsidRDefault="00016CED">
          <w:pPr>
            <w:pStyle w:val="Kazalovsebine2"/>
            <w:tabs>
              <w:tab w:val="left" w:pos="880"/>
              <w:tab w:val="right" w:pos="9016"/>
            </w:tabs>
            <w:rPr>
              <w:rFonts w:asciiTheme="minorHAnsi" w:eastAsiaTheme="minorEastAsia" w:hAnsiTheme="minorHAnsi"/>
              <w:noProof/>
              <w:lang w:val="en-GB" w:eastAsia="en-GB"/>
            </w:rPr>
          </w:pPr>
          <w:hyperlink w:anchor="_Toc38476359" w:history="1">
            <w:r w:rsidRPr="006D6160">
              <w:rPr>
                <w:rStyle w:val="Hiperpovezava"/>
                <w:noProof/>
              </w:rPr>
              <w:t>7.4.</w:t>
            </w:r>
            <w:r>
              <w:rPr>
                <w:rFonts w:asciiTheme="minorHAnsi" w:eastAsiaTheme="minorEastAsia" w:hAnsiTheme="minorHAnsi"/>
                <w:noProof/>
                <w:lang w:val="en-GB" w:eastAsia="en-GB"/>
              </w:rPr>
              <w:tab/>
            </w:r>
            <w:r w:rsidRPr="006D6160">
              <w:rPr>
                <w:rStyle w:val="Hiperpovezava"/>
                <w:noProof/>
              </w:rPr>
              <w:t>Preusmeritev na Unity</w:t>
            </w:r>
            <w:r>
              <w:rPr>
                <w:noProof/>
                <w:webHidden/>
              </w:rPr>
              <w:tab/>
            </w:r>
            <w:r>
              <w:rPr>
                <w:noProof/>
                <w:webHidden/>
              </w:rPr>
              <w:fldChar w:fldCharType="begin"/>
            </w:r>
            <w:r>
              <w:rPr>
                <w:noProof/>
                <w:webHidden/>
              </w:rPr>
              <w:instrText xml:space="preserve"> PAGEREF _Toc38476359 \h </w:instrText>
            </w:r>
            <w:r>
              <w:rPr>
                <w:noProof/>
                <w:webHidden/>
              </w:rPr>
            </w:r>
            <w:r>
              <w:rPr>
                <w:noProof/>
                <w:webHidden/>
              </w:rPr>
              <w:fldChar w:fldCharType="separate"/>
            </w:r>
            <w:r>
              <w:rPr>
                <w:noProof/>
                <w:webHidden/>
              </w:rPr>
              <w:t>15</w:t>
            </w:r>
            <w:r>
              <w:rPr>
                <w:noProof/>
                <w:webHidden/>
              </w:rPr>
              <w:fldChar w:fldCharType="end"/>
            </w:r>
          </w:hyperlink>
        </w:p>
        <w:p w14:paraId="50E865C1" w14:textId="6EC9BA78" w:rsidR="00016CED" w:rsidRDefault="00016CED">
          <w:pPr>
            <w:pStyle w:val="Kazalovsebine2"/>
            <w:tabs>
              <w:tab w:val="left" w:pos="880"/>
              <w:tab w:val="right" w:pos="9016"/>
            </w:tabs>
            <w:rPr>
              <w:rFonts w:asciiTheme="minorHAnsi" w:eastAsiaTheme="minorEastAsia" w:hAnsiTheme="minorHAnsi"/>
              <w:noProof/>
              <w:lang w:val="en-GB" w:eastAsia="en-GB"/>
            </w:rPr>
          </w:pPr>
          <w:hyperlink w:anchor="_Toc38476360" w:history="1">
            <w:r w:rsidRPr="006D6160">
              <w:rPr>
                <w:rStyle w:val="Hiperpovezava"/>
                <w:noProof/>
              </w:rPr>
              <w:t>7.5.</w:t>
            </w:r>
            <w:r>
              <w:rPr>
                <w:rFonts w:asciiTheme="minorHAnsi" w:eastAsiaTheme="minorEastAsia" w:hAnsiTheme="minorHAnsi"/>
                <w:noProof/>
                <w:lang w:val="en-GB" w:eastAsia="en-GB"/>
              </w:rPr>
              <w:tab/>
            </w:r>
            <w:r w:rsidRPr="006D6160">
              <w:rPr>
                <w:rStyle w:val="Hiperpovezava"/>
                <w:noProof/>
              </w:rPr>
              <w:t>Podrobnejši opis kode za Unity</w:t>
            </w:r>
            <w:r>
              <w:rPr>
                <w:noProof/>
                <w:webHidden/>
              </w:rPr>
              <w:tab/>
            </w:r>
            <w:r>
              <w:rPr>
                <w:noProof/>
                <w:webHidden/>
              </w:rPr>
              <w:fldChar w:fldCharType="begin"/>
            </w:r>
            <w:r>
              <w:rPr>
                <w:noProof/>
                <w:webHidden/>
              </w:rPr>
              <w:instrText xml:space="preserve"> PAGEREF _Toc38476360 \h </w:instrText>
            </w:r>
            <w:r>
              <w:rPr>
                <w:noProof/>
                <w:webHidden/>
              </w:rPr>
            </w:r>
            <w:r>
              <w:rPr>
                <w:noProof/>
                <w:webHidden/>
              </w:rPr>
              <w:fldChar w:fldCharType="separate"/>
            </w:r>
            <w:r>
              <w:rPr>
                <w:noProof/>
                <w:webHidden/>
              </w:rPr>
              <w:t>15</w:t>
            </w:r>
            <w:r>
              <w:rPr>
                <w:noProof/>
                <w:webHidden/>
              </w:rPr>
              <w:fldChar w:fldCharType="end"/>
            </w:r>
          </w:hyperlink>
        </w:p>
        <w:p w14:paraId="7E94772C" w14:textId="633CD1A1" w:rsidR="00016CED" w:rsidRDefault="00016CED">
          <w:pPr>
            <w:pStyle w:val="Kazalovsebine3"/>
            <w:tabs>
              <w:tab w:val="left" w:pos="1320"/>
              <w:tab w:val="right" w:pos="9016"/>
            </w:tabs>
            <w:rPr>
              <w:rFonts w:asciiTheme="minorHAnsi" w:eastAsiaTheme="minorEastAsia" w:hAnsiTheme="minorHAnsi"/>
              <w:noProof/>
              <w:lang w:val="en-GB" w:eastAsia="en-GB"/>
            </w:rPr>
          </w:pPr>
          <w:hyperlink w:anchor="_Toc38476361" w:history="1">
            <w:r w:rsidRPr="006D6160">
              <w:rPr>
                <w:rStyle w:val="Hiperpovezava"/>
                <w:noProof/>
              </w:rPr>
              <w:t>7.5.1.</w:t>
            </w:r>
            <w:r>
              <w:rPr>
                <w:rFonts w:asciiTheme="minorHAnsi" w:eastAsiaTheme="minorEastAsia" w:hAnsiTheme="minorHAnsi"/>
                <w:noProof/>
                <w:lang w:val="en-GB" w:eastAsia="en-GB"/>
              </w:rPr>
              <w:tab/>
            </w:r>
            <w:r w:rsidRPr="006D6160">
              <w:rPr>
                <w:rStyle w:val="Hiperpovezava"/>
                <w:noProof/>
              </w:rPr>
              <w:t>Pogled</w:t>
            </w:r>
            <w:r>
              <w:rPr>
                <w:noProof/>
                <w:webHidden/>
              </w:rPr>
              <w:tab/>
            </w:r>
            <w:r>
              <w:rPr>
                <w:noProof/>
                <w:webHidden/>
              </w:rPr>
              <w:fldChar w:fldCharType="begin"/>
            </w:r>
            <w:r>
              <w:rPr>
                <w:noProof/>
                <w:webHidden/>
              </w:rPr>
              <w:instrText xml:space="preserve"> PAGEREF _Toc38476361 \h </w:instrText>
            </w:r>
            <w:r>
              <w:rPr>
                <w:noProof/>
                <w:webHidden/>
              </w:rPr>
            </w:r>
            <w:r>
              <w:rPr>
                <w:noProof/>
                <w:webHidden/>
              </w:rPr>
              <w:fldChar w:fldCharType="separate"/>
            </w:r>
            <w:r>
              <w:rPr>
                <w:noProof/>
                <w:webHidden/>
              </w:rPr>
              <w:t>15</w:t>
            </w:r>
            <w:r>
              <w:rPr>
                <w:noProof/>
                <w:webHidden/>
              </w:rPr>
              <w:fldChar w:fldCharType="end"/>
            </w:r>
          </w:hyperlink>
        </w:p>
        <w:p w14:paraId="20ACDFED" w14:textId="2D3BADFB" w:rsidR="00016CED" w:rsidRDefault="00016CED">
          <w:pPr>
            <w:pStyle w:val="Kazalovsebine3"/>
            <w:tabs>
              <w:tab w:val="left" w:pos="1320"/>
              <w:tab w:val="right" w:pos="9016"/>
            </w:tabs>
            <w:rPr>
              <w:rFonts w:asciiTheme="minorHAnsi" w:eastAsiaTheme="minorEastAsia" w:hAnsiTheme="minorHAnsi"/>
              <w:noProof/>
              <w:lang w:val="en-GB" w:eastAsia="en-GB"/>
            </w:rPr>
          </w:pPr>
          <w:hyperlink w:anchor="_Toc38476362" w:history="1">
            <w:r w:rsidRPr="006D6160">
              <w:rPr>
                <w:rStyle w:val="Hiperpovezava"/>
                <w:noProof/>
              </w:rPr>
              <w:t>7.5.2.</w:t>
            </w:r>
            <w:r>
              <w:rPr>
                <w:rFonts w:asciiTheme="minorHAnsi" w:eastAsiaTheme="minorEastAsia" w:hAnsiTheme="minorHAnsi"/>
                <w:noProof/>
                <w:lang w:val="en-GB" w:eastAsia="en-GB"/>
              </w:rPr>
              <w:tab/>
            </w:r>
            <w:r w:rsidRPr="006D6160">
              <w:rPr>
                <w:rStyle w:val="Hiperpovezava"/>
                <w:noProof/>
              </w:rPr>
              <w:t>Gumb za skrivanje in prikazovanje ikon</w:t>
            </w:r>
            <w:r>
              <w:rPr>
                <w:noProof/>
                <w:webHidden/>
              </w:rPr>
              <w:tab/>
            </w:r>
            <w:r>
              <w:rPr>
                <w:noProof/>
                <w:webHidden/>
              </w:rPr>
              <w:fldChar w:fldCharType="begin"/>
            </w:r>
            <w:r>
              <w:rPr>
                <w:noProof/>
                <w:webHidden/>
              </w:rPr>
              <w:instrText xml:space="preserve"> PAGEREF _Toc38476362 \h </w:instrText>
            </w:r>
            <w:r>
              <w:rPr>
                <w:noProof/>
                <w:webHidden/>
              </w:rPr>
            </w:r>
            <w:r>
              <w:rPr>
                <w:noProof/>
                <w:webHidden/>
              </w:rPr>
              <w:fldChar w:fldCharType="separate"/>
            </w:r>
            <w:r>
              <w:rPr>
                <w:noProof/>
                <w:webHidden/>
              </w:rPr>
              <w:t>15</w:t>
            </w:r>
            <w:r>
              <w:rPr>
                <w:noProof/>
                <w:webHidden/>
              </w:rPr>
              <w:fldChar w:fldCharType="end"/>
            </w:r>
          </w:hyperlink>
        </w:p>
        <w:p w14:paraId="23175433" w14:textId="6033AF61" w:rsidR="00016CED" w:rsidRDefault="00016CED">
          <w:pPr>
            <w:pStyle w:val="Kazalovsebine3"/>
            <w:tabs>
              <w:tab w:val="left" w:pos="1320"/>
              <w:tab w:val="right" w:pos="9016"/>
            </w:tabs>
            <w:rPr>
              <w:rFonts w:asciiTheme="minorHAnsi" w:eastAsiaTheme="minorEastAsia" w:hAnsiTheme="minorHAnsi"/>
              <w:noProof/>
              <w:lang w:val="en-GB" w:eastAsia="en-GB"/>
            </w:rPr>
          </w:pPr>
          <w:hyperlink w:anchor="_Toc38476363" w:history="1">
            <w:r w:rsidRPr="006D6160">
              <w:rPr>
                <w:rStyle w:val="Hiperpovezava"/>
                <w:noProof/>
              </w:rPr>
              <w:t>7.5.3.</w:t>
            </w:r>
            <w:r>
              <w:rPr>
                <w:rFonts w:asciiTheme="minorHAnsi" w:eastAsiaTheme="minorEastAsia" w:hAnsiTheme="minorHAnsi"/>
                <w:noProof/>
                <w:lang w:val="en-GB" w:eastAsia="en-GB"/>
              </w:rPr>
              <w:tab/>
            </w:r>
            <w:r w:rsidRPr="006D6160">
              <w:rPr>
                <w:rStyle w:val="Hiperpovezava"/>
                <w:noProof/>
              </w:rPr>
              <w:t>Sprememba ozadja in prikaz plošče</w:t>
            </w:r>
            <w:r>
              <w:rPr>
                <w:noProof/>
                <w:webHidden/>
              </w:rPr>
              <w:tab/>
            </w:r>
            <w:r>
              <w:rPr>
                <w:noProof/>
                <w:webHidden/>
              </w:rPr>
              <w:fldChar w:fldCharType="begin"/>
            </w:r>
            <w:r>
              <w:rPr>
                <w:noProof/>
                <w:webHidden/>
              </w:rPr>
              <w:instrText xml:space="preserve"> PAGEREF _Toc38476363 \h </w:instrText>
            </w:r>
            <w:r>
              <w:rPr>
                <w:noProof/>
                <w:webHidden/>
              </w:rPr>
            </w:r>
            <w:r>
              <w:rPr>
                <w:noProof/>
                <w:webHidden/>
              </w:rPr>
              <w:fldChar w:fldCharType="separate"/>
            </w:r>
            <w:r>
              <w:rPr>
                <w:noProof/>
                <w:webHidden/>
              </w:rPr>
              <w:t>16</w:t>
            </w:r>
            <w:r>
              <w:rPr>
                <w:noProof/>
                <w:webHidden/>
              </w:rPr>
              <w:fldChar w:fldCharType="end"/>
            </w:r>
          </w:hyperlink>
        </w:p>
        <w:p w14:paraId="5105FED8" w14:textId="062BD001" w:rsidR="00016CED" w:rsidRDefault="00016CED">
          <w:pPr>
            <w:pStyle w:val="Kazalovsebine3"/>
            <w:tabs>
              <w:tab w:val="left" w:pos="1320"/>
              <w:tab w:val="right" w:pos="9016"/>
            </w:tabs>
            <w:rPr>
              <w:rFonts w:asciiTheme="minorHAnsi" w:eastAsiaTheme="minorEastAsia" w:hAnsiTheme="minorHAnsi"/>
              <w:noProof/>
              <w:lang w:val="en-GB" w:eastAsia="en-GB"/>
            </w:rPr>
          </w:pPr>
          <w:hyperlink w:anchor="_Toc38476364" w:history="1">
            <w:r w:rsidRPr="006D6160">
              <w:rPr>
                <w:rStyle w:val="Hiperpovezava"/>
                <w:noProof/>
              </w:rPr>
              <w:t>7.5.4.</w:t>
            </w:r>
            <w:r>
              <w:rPr>
                <w:rFonts w:asciiTheme="minorHAnsi" w:eastAsiaTheme="minorEastAsia" w:hAnsiTheme="minorHAnsi"/>
                <w:noProof/>
                <w:lang w:val="en-GB" w:eastAsia="en-GB"/>
              </w:rPr>
              <w:tab/>
            </w:r>
            <w:r w:rsidRPr="006D6160">
              <w:rPr>
                <w:rStyle w:val="Hiperpovezava"/>
                <w:noProof/>
              </w:rPr>
              <w:t>Aktivacija pogleda</w:t>
            </w:r>
            <w:r>
              <w:rPr>
                <w:noProof/>
                <w:webHidden/>
              </w:rPr>
              <w:tab/>
            </w:r>
            <w:r>
              <w:rPr>
                <w:noProof/>
                <w:webHidden/>
              </w:rPr>
              <w:fldChar w:fldCharType="begin"/>
            </w:r>
            <w:r>
              <w:rPr>
                <w:noProof/>
                <w:webHidden/>
              </w:rPr>
              <w:instrText xml:space="preserve"> PAGEREF _Toc38476364 \h </w:instrText>
            </w:r>
            <w:r>
              <w:rPr>
                <w:noProof/>
                <w:webHidden/>
              </w:rPr>
            </w:r>
            <w:r>
              <w:rPr>
                <w:noProof/>
                <w:webHidden/>
              </w:rPr>
              <w:fldChar w:fldCharType="separate"/>
            </w:r>
            <w:r>
              <w:rPr>
                <w:noProof/>
                <w:webHidden/>
              </w:rPr>
              <w:t>16</w:t>
            </w:r>
            <w:r>
              <w:rPr>
                <w:noProof/>
                <w:webHidden/>
              </w:rPr>
              <w:fldChar w:fldCharType="end"/>
            </w:r>
          </w:hyperlink>
        </w:p>
        <w:p w14:paraId="6E0E87E5" w14:textId="4182E378" w:rsidR="00016CED" w:rsidRDefault="00016CED">
          <w:pPr>
            <w:pStyle w:val="Kazalovsebine1"/>
            <w:tabs>
              <w:tab w:val="left" w:pos="440"/>
              <w:tab w:val="right" w:pos="9016"/>
            </w:tabs>
            <w:rPr>
              <w:rFonts w:asciiTheme="minorHAnsi" w:eastAsiaTheme="minorEastAsia" w:hAnsiTheme="minorHAnsi"/>
              <w:noProof/>
              <w:lang w:val="en-GB" w:eastAsia="en-GB"/>
            </w:rPr>
          </w:pPr>
          <w:hyperlink w:anchor="_Toc38476365" w:history="1">
            <w:r w:rsidRPr="006D6160">
              <w:rPr>
                <w:rStyle w:val="Hiperpovezava"/>
                <w:noProof/>
              </w:rPr>
              <w:t>8.</w:t>
            </w:r>
            <w:r>
              <w:rPr>
                <w:rFonts w:asciiTheme="minorHAnsi" w:eastAsiaTheme="minorEastAsia" w:hAnsiTheme="minorHAnsi"/>
                <w:noProof/>
                <w:lang w:val="en-GB" w:eastAsia="en-GB"/>
              </w:rPr>
              <w:tab/>
            </w:r>
            <w:r w:rsidRPr="006D6160">
              <w:rPr>
                <w:rStyle w:val="Hiperpovezava"/>
                <w:noProof/>
              </w:rPr>
              <w:t>Navodila za uporabo</w:t>
            </w:r>
            <w:r>
              <w:rPr>
                <w:noProof/>
                <w:webHidden/>
              </w:rPr>
              <w:tab/>
            </w:r>
            <w:r>
              <w:rPr>
                <w:noProof/>
                <w:webHidden/>
              </w:rPr>
              <w:fldChar w:fldCharType="begin"/>
            </w:r>
            <w:r>
              <w:rPr>
                <w:noProof/>
                <w:webHidden/>
              </w:rPr>
              <w:instrText xml:space="preserve"> PAGEREF _Toc38476365 \h </w:instrText>
            </w:r>
            <w:r>
              <w:rPr>
                <w:noProof/>
                <w:webHidden/>
              </w:rPr>
            </w:r>
            <w:r>
              <w:rPr>
                <w:noProof/>
                <w:webHidden/>
              </w:rPr>
              <w:fldChar w:fldCharType="separate"/>
            </w:r>
            <w:r>
              <w:rPr>
                <w:noProof/>
                <w:webHidden/>
              </w:rPr>
              <w:t>17</w:t>
            </w:r>
            <w:r>
              <w:rPr>
                <w:noProof/>
                <w:webHidden/>
              </w:rPr>
              <w:fldChar w:fldCharType="end"/>
            </w:r>
          </w:hyperlink>
        </w:p>
        <w:p w14:paraId="3E805DD1" w14:textId="56DAF469" w:rsidR="00016CED" w:rsidRDefault="00016CED">
          <w:pPr>
            <w:pStyle w:val="Kazalovsebine2"/>
            <w:tabs>
              <w:tab w:val="left" w:pos="880"/>
              <w:tab w:val="right" w:pos="9016"/>
            </w:tabs>
            <w:rPr>
              <w:rFonts w:asciiTheme="minorHAnsi" w:eastAsiaTheme="minorEastAsia" w:hAnsiTheme="minorHAnsi"/>
              <w:noProof/>
              <w:lang w:val="en-GB" w:eastAsia="en-GB"/>
            </w:rPr>
          </w:pPr>
          <w:hyperlink w:anchor="_Toc38476366" w:history="1">
            <w:r w:rsidRPr="006D6160">
              <w:rPr>
                <w:rStyle w:val="Hiperpovezava"/>
                <w:noProof/>
              </w:rPr>
              <w:t>8.1.</w:t>
            </w:r>
            <w:r>
              <w:rPr>
                <w:rFonts w:asciiTheme="minorHAnsi" w:eastAsiaTheme="minorEastAsia" w:hAnsiTheme="minorHAnsi"/>
                <w:noProof/>
                <w:lang w:val="en-GB" w:eastAsia="en-GB"/>
              </w:rPr>
              <w:tab/>
            </w:r>
            <w:r w:rsidRPr="006D6160">
              <w:rPr>
                <w:rStyle w:val="Hiperpovezava"/>
                <w:noProof/>
              </w:rPr>
              <w:t>Windows in spletna verzija (WebGL)</w:t>
            </w:r>
            <w:r>
              <w:rPr>
                <w:noProof/>
                <w:webHidden/>
              </w:rPr>
              <w:tab/>
            </w:r>
            <w:r>
              <w:rPr>
                <w:noProof/>
                <w:webHidden/>
              </w:rPr>
              <w:fldChar w:fldCharType="begin"/>
            </w:r>
            <w:r>
              <w:rPr>
                <w:noProof/>
                <w:webHidden/>
              </w:rPr>
              <w:instrText xml:space="preserve"> PAGEREF _Toc38476366 \h </w:instrText>
            </w:r>
            <w:r>
              <w:rPr>
                <w:noProof/>
                <w:webHidden/>
              </w:rPr>
            </w:r>
            <w:r>
              <w:rPr>
                <w:noProof/>
                <w:webHidden/>
              </w:rPr>
              <w:fldChar w:fldCharType="separate"/>
            </w:r>
            <w:r>
              <w:rPr>
                <w:noProof/>
                <w:webHidden/>
              </w:rPr>
              <w:t>17</w:t>
            </w:r>
            <w:r>
              <w:rPr>
                <w:noProof/>
                <w:webHidden/>
              </w:rPr>
              <w:fldChar w:fldCharType="end"/>
            </w:r>
          </w:hyperlink>
        </w:p>
        <w:p w14:paraId="5D9BFE0E" w14:textId="53951843" w:rsidR="00016CED" w:rsidRDefault="00016CED">
          <w:pPr>
            <w:pStyle w:val="Kazalovsebine2"/>
            <w:tabs>
              <w:tab w:val="left" w:pos="880"/>
              <w:tab w:val="right" w:pos="9016"/>
            </w:tabs>
            <w:rPr>
              <w:rFonts w:asciiTheme="minorHAnsi" w:eastAsiaTheme="minorEastAsia" w:hAnsiTheme="minorHAnsi"/>
              <w:noProof/>
              <w:lang w:val="en-GB" w:eastAsia="en-GB"/>
            </w:rPr>
          </w:pPr>
          <w:hyperlink w:anchor="_Toc38476367" w:history="1">
            <w:r w:rsidRPr="006D6160">
              <w:rPr>
                <w:rStyle w:val="Hiperpovezava"/>
                <w:noProof/>
              </w:rPr>
              <w:t>8.2.</w:t>
            </w:r>
            <w:r>
              <w:rPr>
                <w:rFonts w:asciiTheme="minorHAnsi" w:eastAsiaTheme="minorEastAsia" w:hAnsiTheme="minorHAnsi"/>
                <w:noProof/>
                <w:lang w:val="en-GB" w:eastAsia="en-GB"/>
              </w:rPr>
              <w:tab/>
            </w:r>
            <w:r w:rsidRPr="006D6160">
              <w:rPr>
                <w:rStyle w:val="Hiperpovezava"/>
                <w:noProof/>
              </w:rPr>
              <w:t>HTC Vive</w:t>
            </w:r>
            <w:r>
              <w:rPr>
                <w:noProof/>
                <w:webHidden/>
              </w:rPr>
              <w:tab/>
            </w:r>
            <w:r>
              <w:rPr>
                <w:noProof/>
                <w:webHidden/>
              </w:rPr>
              <w:fldChar w:fldCharType="begin"/>
            </w:r>
            <w:r>
              <w:rPr>
                <w:noProof/>
                <w:webHidden/>
              </w:rPr>
              <w:instrText xml:space="preserve"> PAGEREF _Toc38476367 \h </w:instrText>
            </w:r>
            <w:r>
              <w:rPr>
                <w:noProof/>
                <w:webHidden/>
              </w:rPr>
            </w:r>
            <w:r>
              <w:rPr>
                <w:noProof/>
                <w:webHidden/>
              </w:rPr>
              <w:fldChar w:fldCharType="separate"/>
            </w:r>
            <w:r>
              <w:rPr>
                <w:noProof/>
                <w:webHidden/>
              </w:rPr>
              <w:t>17</w:t>
            </w:r>
            <w:r>
              <w:rPr>
                <w:noProof/>
                <w:webHidden/>
              </w:rPr>
              <w:fldChar w:fldCharType="end"/>
            </w:r>
          </w:hyperlink>
        </w:p>
        <w:p w14:paraId="446E44D7" w14:textId="6C79C4B0" w:rsidR="00016CED" w:rsidRDefault="00016CED">
          <w:pPr>
            <w:pStyle w:val="Kazalovsebine2"/>
            <w:tabs>
              <w:tab w:val="left" w:pos="880"/>
              <w:tab w:val="right" w:pos="9016"/>
            </w:tabs>
            <w:rPr>
              <w:rFonts w:asciiTheme="minorHAnsi" w:eastAsiaTheme="minorEastAsia" w:hAnsiTheme="minorHAnsi"/>
              <w:noProof/>
              <w:lang w:val="en-GB" w:eastAsia="en-GB"/>
            </w:rPr>
          </w:pPr>
          <w:hyperlink w:anchor="_Toc38476368" w:history="1">
            <w:r w:rsidRPr="006D6160">
              <w:rPr>
                <w:rStyle w:val="Hiperpovezava"/>
                <w:noProof/>
              </w:rPr>
              <w:t>8.3.</w:t>
            </w:r>
            <w:r>
              <w:rPr>
                <w:rFonts w:asciiTheme="minorHAnsi" w:eastAsiaTheme="minorEastAsia" w:hAnsiTheme="minorHAnsi"/>
                <w:noProof/>
                <w:lang w:val="en-GB" w:eastAsia="en-GB"/>
              </w:rPr>
              <w:tab/>
            </w:r>
            <w:r w:rsidRPr="006D6160">
              <w:rPr>
                <w:rStyle w:val="Hiperpovezava"/>
                <w:noProof/>
              </w:rPr>
              <w:t>Mobilna izvedba</w:t>
            </w:r>
            <w:r>
              <w:rPr>
                <w:noProof/>
                <w:webHidden/>
              </w:rPr>
              <w:tab/>
            </w:r>
            <w:r>
              <w:rPr>
                <w:noProof/>
                <w:webHidden/>
              </w:rPr>
              <w:fldChar w:fldCharType="begin"/>
            </w:r>
            <w:r>
              <w:rPr>
                <w:noProof/>
                <w:webHidden/>
              </w:rPr>
              <w:instrText xml:space="preserve"> PAGEREF _Toc38476368 \h </w:instrText>
            </w:r>
            <w:r>
              <w:rPr>
                <w:noProof/>
                <w:webHidden/>
              </w:rPr>
            </w:r>
            <w:r>
              <w:rPr>
                <w:noProof/>
                <w:webHidden/>
              </w:rPr>
              <w:fldChar w:fldCharType="separate"/>
            </w:r>
            <w:r>
              <w:rPr>
                <w:noProof/>
                <w:webHidden/>
              </w:rPr>
              <w:t>18</w:t>
            </w:r>
            <w:r>
              <w:rPr>
                <w:noProof/>
                <w:webHidden/>
              </w:rPr>
              <w:fldChar w:fldCharType="end"/>
            </w:r>
          </w:hyperlink>
        </w:p>
        <w:p w14:paraId="5553B935" w14:textId="506279CC" w:rsidR="00016CED" w:rsidRDefault="00016CED">
          <w:pPr>
            <w:pStyle w:val="Kazalovsebine1"/>
            <w:tabs>
              <w:tab w:val="left" w:pos="440"/>
              <w:tab w:val="right" w:pos="9016"/>
            </w:tabs>
            <w:rPr>
              <w:rFonts w:asciiTheme="minorHAnsi" w:eastAsiaTheme="minorEastAsia" w:hAnsiTheme="minorHAnsi"/>
              <w:noProof/>
              <w:lang w:val="en-GB" w:eastAsia="en-GB"/>
            </w:rPr>
          </w:pPr>
          <w:hyperlink w:anchor="_Toc38476369" w:history="1">
            <w:r w:rsidRPr="006D6160">
              <w:rPr>
                <w:rStyle w:val="Hiperpovezava"/>
                <w:noProof/>
              </w:rPr>
              <w:t>9.</w:t>
            </w:r>
            <w:r>
              <w:rPr>
                <w:rFonts w:asciiTheme="minorHAnsi" w:eastAsiaTheme="minorEastAsia" w:hAnsiTheme="minorHAnsi"/>
                <w:noProof/>
                <w:lang w:val="en-GB" w:eastAsia="en-GB"/>
              </w:rPr>
              <w:tab/>
            </w:r>
            <w:r w:rsidRPr="006D6160">
              <w:rPr>
                <w:rStyle w:val="Hiperpovezava"/>
                <w:noProof/>
              </w:rPr>
              <w:t>Prednosti in slabost aplikacije</w:t>
            </w:r>
            <w:r>
              <w:rPr>
                <w:noProof/>
                <w:webHidden/>
              </w:rPr>
              <w:tab/>
            </w:r>
            <w:r>
              <w:rPr>
                <w:noProof/>
                <w:webHidden/>
              </w:rPr>
              <w:fldChar w:fldCharType="begin"/>
            </w:r>
            <w:r>
              <w:rPr>
                <w:noProof/>
                <w:webHidden/>
              </w:rPr>
              <w:instrText xml:space="preserve"> PAGEREF _Toc38476369 \h </w:instrText>
            </w:r>
            <w:r>
              <w:rPr>
                <w:noProof/>
                <w:webHidden/>
              </w:rPr>
            </w:r>
            <w:r>
              <w:rPr>
                <w:noProof/>
                <w:webHidden/>
              </w:rPr>
              <w:fldChar w:fldCharType="separate"/>
            </w:r>
            <w:r>
              <w:rPr>
                <w:noProof/>
                <w:webHidden/>
              </w:rPr>
              <w:t>19</w:t>
            </w:r>
            <w:r>
              <w:rPr>
                <w:noProof/>
                <w:webHidden/>
              </w:rPr>
              <w:fldChar w:fldCharType="end"/>
            </w:r>
          </w:hyperlink>
        </w:p>
        <w:p w14:paraId="07F4FC93" w14:textId="3E2F1A9F" w:rsidR="00016CED" w:rsidRDefault="00016CED">
          <w:pPr>
            <w:pStyle w:val="Kazalovsebine1"/>
            <w:tabs>
              <w:tab w:val="left" w:pos="660"/>
              <w:tab w:val="right" w:pos="9016"/>
            </w:tabs>
            <w:rPr>
              <w:rFonts w:asciiTheme="minorHAnsi" w:eastAsiaTheme="minorEastAsia" w:hAnsiTheme="minorHAnsi"/>
              <w:noProof/>
              <w:lang w:val="en-GB" w:eastAsia="en-GB"/>
            </w:rPr>
          </w:pPr>
          <w:hyperlink w:anchor="_Toc38476370" w:history="1">
            <w:r w:rsidRPr="006D6160">
              <w:rPr>
                <w:rStyle w:val="Hiperpovezava"/>
                <w:noProof/>
              </w:rPr>
              <w:t>10.</w:t>
            </w:r>
            <w:r>
              <w:rPr>
                <w:rFonts w:asciiTheme="minorHAnsi" w:eastAsiaTheme="minorEastAsia" w:hAnsiTheme="minorHAnsi"/>
                <w:noProof/>
                <w:lang w:val="en-GB" w:eastAsia="en-GB"/>
              </w:rPr>
              <w:tab/>
            </w:r>
            <w:r w:rsidRPr="006D6160">
              <w:rPr>
                <w:rStyle w:val="Hiperpovezava"/>
                <w:noProof/>
              </w:rPr>
              <w:t>Zaključek</w:t>
            </w:r>
            <w:r>
              <w:rPr>
                <w:noProof/>
                <w:webHidden/>
              </w:rPr>
              <w:tab/>
            </w:r>
            <w:r>
              <w:rPr>
                <w:noProof/>
                <w:webHidden/>
              </w:rPr>
              <w:fldChar w:fldCharType="begin"/>
            </w:r>
            <w:r>
              <w:rPr>
                <w:noProof/>
                <w:webHidden/>
              </w:rPr>
              <w:instrText xml:space="preserve"> PAGEREF _Toc38476370 \h </w:instrText>
            </w:r>
            <w:r>
              <w:rPr>
                <w:noProof/>
                <w:webHidden/>
              </w:rPr>
            </w:r>
            <w:r>
              <w:rPr>
                <w:noProof/>
                <w:webHidden/>
              </w:rPr>
              <w:fldChar w:fldCharType="separate"/>
            </w:r>
            <w:r>
              <w:rPr>
                <w:noProof/>
                <w:webHidden/>
              </w:rPr>
              <w:t>20</w:t>
            </w:r>
            <w:r>
              <w:rPr>
                <w:noProof/>
                <w:webHidden/>
              </w:rPr>
              <w:fldChar w:fldCharType="end"/>
            </w:r>
          </w:hyperlink>
        </w:p>
        <w:p w14:paraId="5C8A5078" w14:textId="3A6C5DC9" w:rsidR="00016CED" w:rsidRDefault="00016CED">
          <w:pPr>
            <w:pStyle w:val="Kazalovsebine1"/>
            <w:tabs>
              <w:tab w:val="left" w:pos="660"/>
              <w:tab w:val="right" w:pos="9016"/>
            </w:tabs>
            <w:rPr>
              <w:rFonts w:asciiTheme="minorHAnsi" w:eastAsiaTheme="minorEastAsia" w:hAnsiTheme="minorHAnsi"/>
              <w:noProof/>
              <w:lang w:val="en-GB" w:eastAsia="en-GB"/>
            </w:rPr>
          </w:pPr>
          <w:hyperlink w:anchor="_Toc38476371" w:history="1">
            <w:r w:rsidRPr="006D6160">
              <w:rPr>
                <w:rStyle w:val="Hiperpovezava"/>
                <w:noProof/>
              </w:rPr>
              <w:t>11.</w:t>
            </w:r>
            <w:r>
              <w:rPr>
                <w:rFonts w:asciiTheme="minorHAnsi" w:eastAsiaTheme="minorEastAsia" w:hAnsiTheme="minorHAnsi"/>
                <w:noProof/>
                <w:lang w:val="en-GB" w:eastAsia="en-GB"/>
              </w:rPr>
              <w:tab/>
            </w:r>
            <w:r w:rsidRPr="006D6160">
              <w:rPr>
                <w:rStyle w:val="Hiperpovezava"/>
                <w:noProof/>
              </w:rPr>
              <w:t>Bibliografija</w:t>
            </w:r>
            <w:r>
              <w:rPr>
                <w:noProof/>
                <w:webHidden/>
              </w:rPr>
              <w:tab/>
            </w:r>
            <w:r>
              <w:rPr>
                <w:noProof/>
                <w:webHidden/>
              </w:rPr>
              <w:fldChar w:fldCharType="begin"/>
            </w:r>
            <w:r>
              <w:rPr>
                <w:noProof/>
                <w:webHidden/>
              </w:rPr>
              <w:instrText xml:space="preserve"> PAGEREF _Toc38476371 \h </w:instrText>
            </w:r>
            <w:r>
              <w:rPr>
                <w:noProof/>
                <w:webHidden/>
              </w:rPr>
            </w:r>
            <w:r>
              <w:rPr>
                <w:noProof/>
                <w:webHidden/>
              </w:rPr>
              <w:fldChar w:fldCharType="separate"/>
            </w:r>
            <w:r>
              <w:rPr>
                <w:noProof/>
                <w:webHidden/>
              </w:rPr>
              <w:t>21</w:t>
            </w:r>
            <w:r>
              <w:rPr>
                <w:noProof/>
                <w:webHidden/>
              </w:rPr>
              <w:fldChar w:fldCharType="end"/>
            </w:r>
          </w:hyperlink>
        </w:p>
        <w:p w14:paraId="2B9A25E6" w14:textId="413DE6DB" w:rsidR="005206AC" w:rsidRPr="00EF0816" w:rsidRDefault="005206AC">
          <w:r w:rsidRPr="00016CED">
            <w:rPr>
              <w:b/>
              <w:bCs/>
            </w:rPr>
            <w:fldChar w:fldCharType="end"/>
          </w:r>
        </w:p>
      </w:sdtContent>
    </w:sdt>
    <w:p w14:paraId="1AF35B33" w14:textId="77777777" w:rsidR="00FB27A6" w:rsidRPr="00EF0816" w:rsidRDefault="00FB27A6">
      <w:r w:rsidRPr="00EF0816">
        <w:br w:type="page"/>
      </w:r>
    </w:p>
    <w:p w14:paraId="165C1872" w14:textId="77777777" w:rsidR="005206AC" w:rsidRPr="00016CED" w:rsidRDefault="00FB27A6">
      <w:pPr>
        <w:pStyle w:val="Naslov1"/>
        <w:pPrChange w:id="18" w:author="Timotej Robavs" w:date="2020-03-27T11:49:00Z">
          <w:pPr>
            <w:pStyle w:val="Naslov"/>
          </w:pPr>
        </w:pPrChange>
      </w:pPr>
      <w:bookmarkStart w:id="19" w:name="_Toc38476336"/>
      <w:commentRangeStart w:id="20"/>
      <w:r w:rsidRPr="00016CED">
        <w:lastRenderedPageBreak/>
        <w:t>Kazalo slik</w:t>
      </w:r>
      <w:commentRangeEnd w:id="20"/>
      <w:r w:rsidR="00BD6986" w:rsidRPr="00016CED">
        <w:rPr>
          <w:rStyle w:val="Pripombasklic"/>
          <w:rFonts w:eastAsiaTheme="minorHAnsi" w:cstheme="minorBidi"/>
        </w:rPr>
        <w:commentReference w:id="20"/>
      </w:r>
      <w:bookmarkEnd w:id="19"/>
    </w:p>
    <w:p w14:paraId="365BF1FD" w14:textId="16EA8FCF" w:rsidR="007E0FC9" w:rsidRPr="00EF0816" w:rsidRDefault="005206AC">
      <w:pPr>
        <w:pStyle w:val="Kazaloslik"/>
        <w:tabs>
          <w:tab w:val="right" w:pos="9016"/>
        </w:tabs>
        <w:rPr>
          <w:ins w:id="21" w:author="Žan Juvan" w:date="2020-03-02T07:16:00Z"/>
          <w:rFonts w:asciiTheme="minorHAnsi" w:eastAsiaTheme="minorEastAsia" w:hAnsiTheme="minorHAnsi"/>
          <w:noProof/>
          <w:rPrChange w:id="22" w:author="Žan Juvan" w:date="2020-04-22T18:18:00Z">
            <w:rPr>
              <w:ins w:id="23" w:author="Žan Juvan" w:date="2020-03-02T07:16:00Z"/>
              <w:rFonts w:asciiTheme="minorHAnsi" w:eastAsiaTheme="minorEastAsia" w:hAnsiTheme="minorHAnsi"/>
              <w:noProof/>
              <w:lang w:val="en-US"/>
            </w:rPr>
          </w:rPrChange>
        </w:rPr>
      </w:pPr>
      <w:r w:rsidRPr="00016CED">
        <w:fldChar w:fldCharType="begin"/>
      </w:r>
      <w:r w:rsidRPr="00EF0816">
        <w:instrText xml:space="preserve"> TOC \h \z \c "Slika" </w:instrText>
      </w:r>
      <w:r w:rsidRPr="00EF0816">
        <w:rPr>
          <w:rPrChange w:id="24" w:author="Žan Juvan" w:date="2020-04-22T18:18:00Z">
            <w:rPr>
              <w:rFonts w:eastAsiaTheme="majorEastAsia" w:cstheme="majorBidi"/>
              <w:spacing w:val="-10"/>
              <w:kern w:val="28"/>
              <w:sz w:val="56"/>
              <w:szCs w:val="56"/>
            </w:rPr>
          </w:rPrChange>
        </w:rPr>
        <w:fldChar w:fldCharType="separate"/>
      </w:r>
      <w:ins w:id="25" w:author="Žan Juvan" w:date="2020-03-02T07:16:00Z">
        <w:r w:rsidR="007E0FC9" w:rsidRPr="00016CED">
          <w:rPr>
            <w:rStyle w:val="Hiperpovezava"/>
            <w:noProof/>
          </w:rPr>
          <w:fldChar w:fldCharType="begin"/>
        </w:r>
        <w:r w:rsidR="007E0FC9" w:rsidRPr="00EF0816">
          <w:rPr>
            <w:rStyle w:val="Hiperpovezava"/>
            <w:noProof/>
          </w:rPr>
          <w:instrText xml:space="preserve"> </w:instrText>
        </w:r>
        <w:r w:rsidR="007E0FC9" w:rsidRPr="00EF0816">
          <w:rPr>
            <w:noProof/>
          </w:rPr>
          <w:instrText>HYPERLINK \l "_Toc34025781"</w:instrText>
        </w:r>
        <w:r w:rsidR="007E0FC9" w:rsidRPr="00EF0816">
          <w:rPr>
            <w:rStyle w:val="Hiperpovezava"/>
            <w:noProof/>
          </w:rPr>
          <w:instrText xml:space="preserve"> </w:instrText>
        </w:r>
        <w:r w:rsidR="007E0FC9" w:rsidRPr="00EF0816">
          <w:rPr>
            <w:rStyle w:val="Hiperpovezava"/>
            <w:noProof/>
            <w:rPrChange w:id="26" w:author="Žan Juvan" w:date="2020-04-22T18:18:00Z">
              <w:rPr>
                <w:rStyle w:val="Hiperpovezava"/>
                <w:noProof/>
              </w:rPr>
            </w:rPrChange>
          </w:rPr>
          <w:fldChar w:fldCharType="separate"/>
        </w:r>
        <w:r w:rsidR="007E0FC9" w:rsidRPr="00EF0816">
          <w:rPr>
            <w:rStyle w:val="Hiperpovezava"/>
            <w:noProof/>
          </w:rPr>
          <w:t>Slika 1 A-Frame</w:t>
        </w:r>
        <w:r w:rsidR="007E0FC9" w:rsidRPr="00EF0816">
          <w:rPr>
            <w:noProof/>
            <w:webHidden/>
          </w:rPr>
          <w:tab/>
        </w:r>
        <w:r w:rsidR="007E0FC9" w:rsidRPr="00016CED">
          <w:rPr>
            <w:noProof/>
            <w:webHidden/>
          </w:rPr>
          <w:fldChar w:fldCharType="begin"/>
        </w:r>
        <w:r w:rsidR="007E0FC9" w:rsidRPr="00EF0816">
          <w:rPr>
            <w:noProof/>
            <w:webHidden/>
          </w:rPr>
          <w:instrText xml:space="preserve"> PAGEREF _Toc34025781 \h </w:instrText>
        </w:r>
      </w:ins>
      <w:r w:rsidR="007E0FC9" w:rsidRPr="00EF0816">
        <w:rPr>
          <w:noProof/>
          <w:webHidden/>
          <w:rPrChange w:id="27" w:author="Žan Juvan" w:date="2020-04-22T18:18:00Z">
            <w:rPr>
              <w:noProof/>
              <w:webHidden/>
            </w:rPr>
          </w:rPrChange>
        </w:rPr>
      </w:r>
      <w:r w:rsidR="007E0FC9" w:rsidRPr="00EF0816">
        <w:rPr>
          <w:noProof/>
          <w:webHidden/>
          <w:rPrChange w:id="28" w:author="Žan Juvan" w:date="2020-04-22T18:18:00Z">
            <w:rPr>
              <w:noProof/>
              <w:webHidden/>
            </w:rPr>
          </w:rPrChange>
        </w:rPr>
        <w:fldChar w:fldCharType="separate"/>
      </w:r>
      <w:ins w:id="29" w:author="Žan Juvan" w:date="2020-03-02T07:16:00Z">
        <w:r w:rsidR="007E0FC9" w:rsidRPr="00EF0816">
          <w:rPr>
            <w:noProof/>
            <w:webHidden/>
          </w:rPr>
          <w:t>7</w:t>
        </w:r>
        <w:r w:rsidR="007E0FC9" w:rsidRPr="00016CED">
          <w:rPr>
            <w:noProof/>
            <w:webHidden/>
          </w:rPr>
          <w:fldChar w:fldCharType="end"/>
        </w:r>
        <w:r w:rsidR="007E0FC9" w:rsidRPr="00016CED">
          <w:rPr>
            <w:rStyle w:val="Hiperpovezava"/>
            <w:noProof/>
          </w:rPr>
          <w:fldChar w:fldCharType="end"/>
        </w:r>
      </w:ins>
    </w:p>
    <w:p w14:paraId="005F5ACB" w14:textId="65F5904F" w:rsidR="007E0FC9" w:rsidRPr="00EF0816" w:rsidRDefault="007E0FC9">
      <w:pPr>
        <w:pStyle w:val="Kazaloslik"/>
        <w:tabs>
          <w:tab w:val="right" w:pos="9016"/>
        </w:tabs>
        <w:rPr>
          <w:ins w:id="30" w:author="Žan Juvan" w:date="2020-03-02T07:16:00Z"/>
          <w:rFonts w:asciiTheme="minorHAnsi" w:eastAsiaTheme="minorEastAsia" w:hAnsiTheme="minorHAnsi"/>
          <w:noProof/>
          <w:rPrChange w:id="31" w:author="Žan Juvan" w:date="2020-04-22T18:18:00Z">
            <w:rPr>
              <w:ins w:id="32" w:author="Žan Juvan" w:date="2020-03-02T07:16:00Z"/>
              <w:rFonts w:asciiTheme="minorHAnsi" w:eastAsiaTheme="minorEastAsia" w:hAnsiTheme="minorHAnsi"/>
              <w:noProof/>
              <w:lang w:val="en-US"/>
            </w:rPr>
          </w:rPrChange>
        </w:rPr>
      </w:pPr>
      <w:ins w:id="33" w:author="Žan Juvan" w:date="2020-03-02T07:16:00Z">
        <w:r w:rsidRPr="00016CED">
          <w:rPr>
            <w:rStyle w:val="Hiperpovezava"/>
            <w:noProof/>
          </w:rPr>
          <w:fldChar w:fldCharType="begin"/>
        </w:r>
        <w:r w:rsidRPr="00EF0816">
          <w:rPr>
            <w:rStyle w:val="Hiperpovezava"/>
            <w:noProof/>
          </w:rPr>
          <w:instrText xml:space="preserve"> </w:instrText>
        </w:r>
        <w:r w:rsidRPr="00EF0816">
          <w:rPr>
            <w:noProof/>
          </w:rPr>
          <w:instrText>HYPERLINK \l "_Toc34025782"</w:instrText>
        </w:r>
        <w:r w:rsidRPr="00EF0816">
          <w:rPr>
            <w:rStyle w:val="Hiperpovezava"/>
            <w:noProof/>
          </w:rPr>
          <w:instrText xml:space="preserve"> </w:instrText>
        </w:r>
        <w:r w:rsidRPr="00EF0816">
          <w:rPr>
            <w:rStyle w:val="Hiperpovezava"/>
            <w:noProof/>
            <w:rPrChange w:id="34" w:author="Žan Juvan" w:date="2020-04-22T18:18:00Z">
              <w:rPr>
                <w:rStyle w:val="Hiperpovezava"/>
                <w:noProof/>
              </w:rPr>
            </w:rPrChange>
          </w:rPr>
          <w:fldChar w:fldCharType="separate"/>
        </w:r>
        <w:r w:rsidRPr="00EF0816">
          <w:rPr>
            <w:rStyle w:val="Hiperpovezava"/>
            <w:noProof/>
          </w:rPr>
          <w:t>Slika 2 Logo orodja Unity</w:t>
        </w:r>
        <w:r w:rsidRPr="00EF0816">
          <w:rPr>
            <w:noProof/>
            <w:webHidden/>
          </w:rPr>
          <w:tab/>
        </w:r>
        <w:r w:rsidRPr="00016CED">
          <w:rPr>
            <w:noProof/>
            <w:webHidden/>
          </w:rPr>
          <w:fldChar w:fldCharType="begin"/>
        </w:r>
        <w:r w:rsidRPr="00EF0816">
          <w:rPr>
            <w:noProof/>
            <w:webHidden/>
          </w:rPr>
          <w:instrText xml:space="preserve"> PAGEREF _Toc34025782 \h </w:instrText>
        </w:r>
      </w:ins>
      <w:r w:rsidRPr="00EF0816">
        <w:rPr>
          <w:noProof/>
          <w:webHidden/>
          <w:rPrChange w:id="35" w:author="Žan Juvan" w:date="2020-04-22T18:18:00Z">
            <w:rPr>
              <w:noProof/>
              <w:webHidden/>
            </w:rPr>
          </w:rPrChange>
        </w:rPr>
      </w:r>
      <w:r w:rsidRPr="00EF0816">
        <w:rPr>
          <w:noProof/>
          <w:webHidden/>
          <w:rPrChange w:id="36" w:author="Žan Juvan" w:date="2020-04-22T18:18:00Z">
            <w:rPr>
              <w:noProof/>
              <w:webHidden/>
            </w:rPr>
          </w:rPrChange>
        </w:rPr>
        <w:fldChar w:fldCharType="separate"/>
      </w:r>
      <w:ins w:id="37" w:author="Žan Juvan" w:date="2020-03-02T07:16:00Z">
        <w:r w:rsidRPr="00EF0816">
          <w:rPr>
            <w:noProof/>
            <w:webHidden/>
          </w:rPr>
          <w:t>8</w:t>
        </w:r>
        <w:r w:rsidRPr="00EF0816">
          <w:rPr>
            <w:noProof/>
            <w:webHidden/>
            <w:rPrChange w:id="38" w:author="Žan Juvan" w:date="2020-04-22T18:18:00Z">
              <w:rPr>
                <w:noProof/>
                <w:webHidden/>
              </w:rPr>
            </w:rPrChange>
          </w:rPr>
          <w:fldChar w:fldCharType="end"/>
        </w:r>
        <w:r w:rsidRPr="00EF0816">
          <w:rPr>
            <w:rStyle w:val="Hiperpovezava"/>
            <w:noProof/>
            <w:rPrChange w:id="39" w:author="Žan Juvan" w:date="2020-04-22T18:18:00Z">
              <w:rPr>
                <w:rStyle w:val="Hiperpovezava"/>
                <w:noProof/>
              </w:rPr>
            </w:rPrChange>
          </w:rPr>
          <w:fldChar w:fldCharType="end"/>
        </w:r>
      </w:ins>
    </w:p>
    <w:p w14:paraId="652AD617" w14:textId="6389F197" w:rsidR="007E0FC9" w:rsidRPr="00EF0816" w:rsidRDefault="007E0FC9">
      <w:pPr>
        <w:pStyle w:val="Kazaloslik"/>
        <w:tabs>
          <w:tab w:val="right" w:pos="9016"/>
        </w:tabs>
        <w:rPr>
          <w:ins w:id="40" w:author="Žan Juvan" w:date="2020-03-02T07:16:00Z"/>
          <w:rFonts w:asciiTheme="minorHAnsi" w:eastAsiaTheme="minorEastAsia" w:hAnsiTheme="minorHAnsi"/>
          <w:noProof/>
          <w:rPrChange w:id="41" w:author="Žan Juvan" w:date="2020-04-22T18:18:00Z">
            <w:rPr>
              <w:ins w:id="42" w:author="Žan Juvan" w:date="2020-03-02T07:16:00Z"/>
              <w:rFonts w:asciiTheme="minorHAnsi" w:eastAsiaTheme="minorEastAsia" w:hAnsiTheme="minorHAnsi"/>
              <w:noProof/>
              <w:lang w:val="en-US"/>
            </w:rPr>
          </w:rPrChange>
        </w:rPr>
      </w:pPr>
      <w:ins w:id="43" w:author="Žan Juvan" w:date="2020-03-02T07:16:00Z">
        <w:r w:rsidRPr="00016CED">
          <w:rPr>
            <w:rStyle w:val="Hiperpovezava"/>
            <w:noProof/>
          </w:rPr>
          <w:fldChar w:fldCharType="begin"/>
        </w:r>
        <w:r w:rsidRPr="00EF0816">
          <w:rPr>
            <w:rStyle w:val="Hiperpovezava"/>
            <w:noProof/>
          </w:rPr>
          <w:instrText xml:space="preserve"> </w:instrText>
        </w:r>
        <w:r w:rsidRPr="00EF0816">
          <w:rPr>
            <w:noProof/>
          </w:rPr>
          <w:instrText>HYPERLINK \l "_Toc34025783"</w:instrText>
        </w:r>
        <w:r w:rsidRPr="00EF0816">
          <w:rPr>
            <w:rStyle w:val="Hiperpovezava"/>
            <w:noProof/>
          </w:rPr>
          <w:instrText xml:space="preserve"> </w:instrText>
        </w:r>
        <w:r w:rsidRPr="00EF0816">
          <w:rPr>
            <w:rStyle w:val="Hiperpovezava"/>
            <w:noProof/>
            <w:rPrChange w:id="44" w:author="Žan Juvan" w:date="2020-04-22T18:18:00Z">
              <w:rPr>
                <w:rStyle w:val="Hiperpovezava"/>
                <w:noProof/>
              </w:rPr>
            </w:rPrChange>
          </w:rPr>
          <w:fldChar w:fldCharType="separate"/>
        </w:r>
        <w:r w:rsidRPr="00EF0816">
          <w:rPr>
            <w:rStyle w:val="Hiperpovezava"/>
            <w:noProof/>
          </w:rPr>
          <w:t>Slika 3 Logo SteamVR</w:t>
        </w:r>
        <w:r w:rsidRPr="00EF0816">
          <w:rPr>
            <w:noProof/>
            <w:webHidden/>
          </w:rPr>
          <w:tab/>
        </w:r>
        <w:r w:rsidRPr="00016CED">
          <w:rPr>
            <w:noProof/>
            <w:webHidden/>
          </w:rPr>
          <w:fldChar w:fldCharType="begin"/>
        </w:r>
        <w:r w:rsidRPr="00EF0816">
          <w:rPr>
            <w:noProof/>
            <w:webHidden/>
          </w:rPr>
          <w:instrText xml:space="preserve"> PAGEREF _Toc34025783 \h </w:instrText>
        </w:r>
      </w:ins>
      <w:r w:rsidRPr="00EF0816">
        <w:rPr>
          <w:noProof/>
          <w:webHidden/>
          <w:rPrChange w:id="45" w:author="Žan Juvan" w:date="2020-04-22T18:18:00Z">
            <w:rPr>
              <w:noProof/>
              <w:webHidden/>
            </w:rPr>
          </w:rPrChange>
        </w:rPr>
      </w:r>
      <w:r w:rsidRPr="00EF0816">
        <w:rPr>
          <w:noProof/>
          <w:webHidden/>
          <w:rPrChange w:id="46" w:author="Žan Juvan" w:date="2020-04-22T18:18:00Z">
            <w:rPr>
              <w:noProof/>
              <w:webHidden/>
            </w:rPr>
          </w:rPrChange>
        </w:rPr>
        <w:fldChar w:fldCharType="separate"/>
      </w:r>
      <w:ins w:id="47" w:author="Žan Juvan" w:date="2020-03-02T07:16:00Z">
        <w:r w:rsidRPr="00EF0816">
          <w:rPr>
            <w:noProof/>
            <w:webHidden/>
          </w:rPr>
          <w:t>8</w:t>
        </w:r>
        <w:r w:rsidRPr="00EF0816">
          <w:rPr>
            <w:noProof/>
            <w:webHidden/>
            <w:rPrChange w:id="48" w:author="Žan Juvan" w:date="2020-04-22T18:18:00Z">
              <w:rPr>
                <w:noProof/>
                <w:webHidden/>
              </w:rPr>
            </w:rPrChange>
          </w:rPr>
          <w:fldChar w:fldCharType="end"/>
        </w:r>
        <w:r w:rsidRPr="00EF0816">
          <w:rPr>
            <w:rStyle w:val="Hiperpovezava"/>
            <w:noProof/>
            <w:rPrChange w:id="49" w:author="Žan Juvan" w:date="2020-04-22T18:18:00Z">
              <w:rPr>
                <w:rStyle w:val="Hiperpovezava"/>
                <w:noProof/>
              </w:rPr>
            </w:rPrChange>
          </w:rPr>
          <w:fldChar w:fldCharType="end"/>
        </w:r>
      </w:ins>
    </w:p>
    <w:p w14:paraId="376420FA" w14:textId="166839E6" w:rsidR="007E0FC9" w:rsidRPr="00EF0816" w:rsidRDefault="007E0FC9">
      <w:pPr>
        <w:pStyle w:val="Kazaloslik"/>
        <w:tabs>
          <w:tab w:val="right" w:pos="9016"/>
        </w:tabs>
        <w:rPr>
          <w:ins w:id="50" w:author="Žan Juvan" w:date="2020-03-02T07:16:00Z"/>
          <w:rFonts w:asciiTheme="minorHAnsi" w:eastAsiaTheme="minorEastAsia" w:hAnsiTheme="minorHAnsi"/>
          <w:noProof/>
          <w:rPrChange w:id="51" w:author="Žan Juvan" w:date="2020-04-22T18:18:00Z">
            <w:rPr>
              <w:ins w:id="52" w:author="Žan Juvan" w:date="2020-03-02T07:16:00Z"/>
              <w:rFonts w:asciiTheme="minorHAnsi" w:eastAsiaTheme="minorEastAsia" w:hAnsiTheme="minorHAnsi"/>
              <w:noProof/>
              <w:lang w:val="en-US"/>
            </w:rPr>
          </w:rPrChange>
        </w:rPr>
      </w:pPr>
      <w:ins w:id="53" w:author="Žan Juvan" w:date="2020-03-02T07:16:00Z">
        <w:r w:rsidRPr="00016CED">
          <w:rPr>
            <w:rStyle w:val="Hiperpovezava"/>
            <w:noProof/>
          </w:rPr>
          <w:fldChar w:fldCharType="begin"/>
        </w:r>
        <w:r w:rsidRPr="00EF0816">
          <w:rPr>
            <w:rStyle w:val="Hiperpovezava"/>
            <w:noProof/>
          </w:rPr>
          <w:instrText xml:space="preserve"> </w:instrText>
        </w:r>
        <w:r w:rsidRPr="00EF0816">
          <w:rPr>
            <w:noProof/>
          </w:rPr>
          <w:instrText>HYPERLINK \l "_Toc34025784"</w:instrText>
        </w:r>
        <w:r w:rsidRPr="00EF0816">
          <w:rPr>
            <w:rStyle w:val="Hiperpovezava"/>
            <w:noProof/>
          </w:rPr>
          <w:instrText xml:space="preserve"> </w:instrText>
        </w:r>
        <w:r w:rsidRPr="00EF0816">
          <w:rPr>
            <w:rStyle w:val="Hiperpovezava"/>
            <w:noProof/>
            <w:rPrChange w:id="54" w:author="Žan Juvan" w:date="2020-04-22T18:18:00Z">
              <w:rPr>
                <w:rStyle w:val="Hiperpovezava"/>
                <w:noProof/>
              </w:rPr>
            </w:rPrChange>
          </w:rPr>
          <w:fldChar w:fldCharType="separate"/>
        </w:r>
        <w:r w:rsidRPr="00EF0816">
          <w:rPr>
            <w:rStyle w:val="Hiperpovezava"/>
            <w:noProof/>
          </w:rPr>
          <w:t>Slika 4 Logo Google VR</w:t>
        </w:r>
        <w:r w:rsidRPr="00EF0816">
          <w:rPr>
            <w:noProof/>
            <w:webHidden/>
          </w:rPr>
          <w:tab/>
        </w:r>
        <w:r w:rsidRPr="00016CED">
          <w:rPr>
            <w:noProof/>
            <w:webHidden/>
          </w:rPr>
          <w:fldChar w:fldCharType="begin"/>
        </w:r>
        <w:r w:rsidRPr="00EF0816">
          <w:rPr>
            <w:noProof/>
            <w:webHidden/>
          </w:rPr>
          <w:instrText xml:space="preserve"> PAGEREF _Toc34025784 \h </w:instrText>
        </w:r>
      </w:ins>
      <w:r w:rsidRPr="00EF0816">
        <w:rPr>
          <w:noProof/>
          <w:webHidden/>
          <w:rPrChange w:id="55" w:author="Žan Juvan" w:date="2020-04-22T18:18:00Z">
            <w:rPr>
              <w:noProof/>
              <w:webHidden/>
            </w:rPr>
          </w:rPrChange>
        </w:rPr>
      </w:r>
      <w:r w:rsidRPr="00EF0816">
        <w:rPr>
          <w:noProof/>
          <w:webHidden/>
          <w:rPrChange w:id="56" w:author="Žan Juvan" w:date="2020-04-22T18:18:00Z">
            <w:rPr>
              <w:noProof/>
              <w:webHidden/>
            </w:rPr>
          </w:rPrChange>
        </w:rPr>
        <w:fldChar w:fldCharType="separate"/>
      </w:r>
      <w:ins w:id="57" w:author="Žan Juvan" w:date="2020-03-02T07:16:00Z">
        <w:r w:rsidRPr="00EF0816">
          <w:rPr>
            <w:noProof/>
            <w:webHidden/>
          </w:rPr>
          <w:t>9</w:t>
        </w:r>
        <w:r w:rsidRPr="00EF0816">
          <w:rPr>
            <w:noProof/>
            <w:webHidden/>
            <w:rPrChange w:id="58" w:author="Žan Juvan" w:date="2020-04-22T18:18:00Z">
              <w:rPr>
                <w:noProof/>
                <w:webHidden/>
              </w:rPr>
            </w:rPrChange>
          </w:rPr>
          <w:fldChar w:fldCharType="end"/>
        </w:r>
        <w:r w:rsidRPr="00EF0816">
          <w:rPr>
            <w:rStyle w:val="Hiperpovezava"/>
            <w:noProof/>
            <w:rPrChange w:id="59" w:author="Žan Juvan" w:date="2020-04-22T18:18:00Z">
              <w:rPr>
                <w:rStyle w:val="Hiperpovezava"/>
                <w:noProof/>
              </w:rPr>
            </w:rPrChange>
          </w:rPr>
          <w:fldChar w:fldCharType="end"/>
        </w:r>
      </w:ins>
    </w:p>
    <w:p w14:paraId="1751D8E9" w14:textId="288A1539" w:rsidR="007E0FC9" w:rsidRPr="00EF0816" w:rsidRDefault="007E0FC9">
      <w:pPr>
        <w:pStyle w:val="Kazaloslik"/>
        <w:tabs>
          <w:tab w:val="right" w:pos="9016"/>
        </w:tabs>
        <w:rPr>
          <w:ins w:id="60" w:author="Žan Juvan" w:date="2020-03-02T07:16:00Z"/>
          <w:rFonts w:asciiTheme="minorHAnsi" w:eastAsiaTheme="minorEastAsia" w:hAnsiTheme="minorHAnsi"/>
          <w:noProof/>
          <w:rPrChange w:id="61" w:author="Žan Juvan" w:date="2020-04-22T18:18:00Z">
            <w:rPr>
              <w:ins w:id="62" w:author="Žan Juvan" w:date="2020-03-02T07:16:00Z"/>
              <w:rFonts w:asciiTheme="minorHAnsi" w:eastAsiaTheme="minorEastAsia" w:hAnsiTheme="minorHAnsi"/>
              <w:noProof/>
              <w:lang w:val="en-US"/>
            </w:rPr>
          </w:rPrChange>
        </w:rPr>
      </w:pPr>
      <w:ins w:id="63" w:author="Žan Juvan" w:date="2020-03-02T07:16:00Z">
        <w:r w:rsidRPr="00016CED">
          <w:rPr>
            <w:rStyle w:val="Hiperpovezava"/>
            <w:noProof/>
          </w:rPr>
          <w:fldChar w:fldCharType="begin"/>
        </w:r>
        <w:r w:rsidRPr="00EF0816">
          <w:rPr>
            <w:rStyle w:val="Hiperpovezava"/>
            <w:noProof/>
          </w:rPr>
          <w:instrText xml:space="preserve"> </w:instrText>
        </w:r>
        <w:r w:rsidRPr="00EF0816">
          <w:rPr>
            <w:noProof/>
          </w:rPr>
          <w:instrText>HYPERLINK \l "_Toc34025785"</w:instrText>
        </w:r>
        <w:r w:rsidRPr="00EF0816">
          <w:rPr>
            <w:rStyle w:val="Hiperpovezava"/>
            <w:noProof/>
          </w:rPr>
          <w:instrText xml:space="preserve"> </w:instrText>
        </w:r>
        <w:r w:rsidRPr="00EF0816">
          <w:rPr>
            <w:rStyle w:val="Hiperpovezava"/>
            <w:noProof/>
            <w:rPrChange w:id="64" w:author="Žan Juvan" w:date="2020-04-22T18:18:00Z">
              <w:rPr>
                <w:rStyle w:val="Hiperpovezava"/>
                <w:noProof/>
              </w:rPr>
            </w:rPrChange>
          </w:rPr>
          <w:fldChar w:fldCharType="separate"/>
        </w:r>
        <w:r w:rsidRPr="00EF0816">
          <w:rPr>
            <w:rStyle w:val="Hiperpovezava"/>
            <w:noProof/>
          </w:rPr>
          <w:t>Slika 5 Logo Adobe Illustrator</w:t>
        </w:r>
        <w:r w:rsidRPr="00EF0816">
          <w:rPr>
            <w:noProof/>
            <w:webHidden/>
          </w:rPr>
          <w:tab/>
        </w:r>
        <w:r w:rsidRPr="00016CED">
          <w:rPr>
            <w:noProof/>
            <w:webHidden/>
          </w:rPr>
          <w:fldChar w:fldCharType="begin"/>
        </w:r>
        <w:r w:rsidRPr="00EF0816">
          <w:rPr>
            <w:noProof/>
            <w:webHidden/>
          </w:rPr>
          <w:instrText xml:space="preserve"> PAGEREF _Toc34025785 \h </w:instrText>
        </w:r>
      </w:ins>
      <w:r w:rsidRPr="00EF0816">
        <w:rPr>
          <w:noProof/>
          <w:webHidden/>
          <w:rPrChange w:id="65" w:author="Žan Juvan" w:date="2020-04-22T18:18:00Z">
            <w:rPr>
              <w:noProof/>
              <w:webHidden/>
            </w:rPr>
          </w:rPrChange>
        </w:rPr>
      </w:r>
      <w:r w:rsidRPr="00EF0816">
        <w:rPr>
          <w:noProof/>
          <w:webHidden/>
          <w:rPrChange w:id="66" w:author="Žan Juvan" w:date="2020-04-22T18:18:00Z">
            <w:rPr>
              <w:noProof/>
              <w:webHidden/>
            </w:rPr>
          </w:rPrChange>
        </w:rPr>
        <w:fldChar w:fldCharType="separate"/>
      </w:r>
      <w:ins w:id="67" w:author="Žan Juvan" w:date="2020-03-02T07:16:00Z">
        <w:r w:rsidRPr="00EF0816">
          <w:rPr>
            <w:noProof/>
            <w:webHidden/>
          </w:rPr>
          <w:t>9</w:t>
        </w:r>
        <w:r w:rsidRPr="00EF0816">
          <w:rPr>
            <w:noProof/>
            <w:webHidden/>
            <w:rPrChange w:id="68" w:author="Žan Juvan" w:date="2020-04-22T18:18:00Z">
              <w:rPr>
                <w:noProof/>
                <w:webHidden/>
              </w:rPr>
            </w:rPrChange>
          </w:rPr>
          <w:fldChar w:fldCharType="end"/>
        </w:r>
        <w:r w:rsidRPr="00EF0816">
          <w:rPr>
            <w:rStyle w:val="Hiperpovezava"/>
            <w:noProof/>
            <w:rPrChange w:id="69" w:author="Žan Juvan" w:date="2020-04-22T18:18:00Z">
              <w:rPr>
                <w:rStyle w:val="Hiperpovezava"/>
                <w:noProof/>
              </w:rPr>
            </w:rPrChange>
          </w:rPr>
          <w:fldChar w:fldCharType="end"/>
        </w:r>
      </w:ins>
    </w:p>
    <w:p w14:paraId="39FB1E10" w14:textId="1AF3B418" w:rsidR="007E0FC9" w:rsidRPr="00EF0816" w:rsidRDefault="007E0FC9">
      <w:pPr>
        <w:pStyle w:val="Kazaloslik"/>
        <w:tabs>
          <w:tab w:val="right" w:pos="9016"/>
        </w:tabs>
        <w:rPr>
          <w:ins w:id="70" w:author="Žan Juvan" w:date="2020-03-02T07:16:00Z"/>
          <w:rFonts w:asciiTheme="minorHAnsi" w:eastAsiaTheme="minorEastAsia" w:hAnsiTheme="minorHAnsi"/>
          <w:noProof/>
          <w:rPrChange w:id="71" w:author="Žan Juvan" w:date="2020-04-22T18:18:00Z">
            <w:rPr>
              <w:ins w:id="72" w:author="Žan Juvan" w:date="2020-03-02T07:16:00Z"/>
              <w:rFonts w:asciiTheme="minorHAnsi" w:eastAsiaTheme="minorEastAsia" w:hAnsiTheme="minorHAnsi"/>
              <w:noProof/>
              <w:lang w:val="en-US"/>
            </w:rPr>
          </w:rPrChange>
        </w:rPr>
      </w:pPr>
      <w:ins w:id="73" w:author="Žan Juvan" w:date="2020-03-02T07:16:00Z">
        <w:r w:rsidRPr="00016CED">
          <w:rPr>
            <w:rStyle w:val="Hiperpovezava"/>
            <w:noProof/>
          </w:rPr>
          <w:fldChar w:fldCharType="begin"/>
        </w:r>
        <w:r w:rsidRPr="00EF0816">
          <w:rPr>
            <w:rStyle w:val="Hiperpovezava"/>
            <w:noProof/>
          </w:rPr>
          <w:instrText xml:space="preserve"> </w:instrText>
        </w:r>
        <w:r w:rsidRPr="00EF0816">
          <w:rPr>
            <w:noProof/>
          </w:rPr>
          <w:instrText>HYPERLINK \l "_Toc34025786"</w:instrText>
        </w:r>
        <w:r w:rsidRPr="00EF0816">
          <w:rPr>
            <w:rStyle w:val="Hiperpovezava"/>
            <w:noProof/>
          </w:rPr>
          <w:instrText xml:space="preserve"> </w:instrText>
        </w:r>
        <w:r w:rsidRPr="00EF0816">
          <w:rPr>
            <w:rStyle w:val="Hiperpovezava"/>
            <w:noProof/>
            <w:rPrChange w:id="74" w:author="Žan Juvan" w:date="2020-04-22T18:18:00Z">
              <w:rPr>
                <w:rStyle w:val="Hiperpovezava"/>
                <w:noProof/>
              </w:rPr>
            </w:rPrChange>
          </w:rPr>
          <w:fldChar w:fldCharType="separate"/>
        </w:r>
        <w:r w:rsidRPr="00EF0816">
          <w:rPr>
            <w:rStyle w:val="Hiperpovezava"/>
            <w:noProof/>
          </w:rPr>
          <w:t>Slika 6 Logo Adobe Photoshop</w:t>
        </w:r>
        <w:r w:rsidRPr="00EF0816">
          <w:rPr>
            <w:noProof/>
            <w:webHidden/>
          </w:rPr>
          <w:tab/>
        </w:r>
        <w:r w:rsidRPr="00016CED">
          <w:rPr>
            <w:noProof/>
            <w:webHidden/>
          </w:rPr>
          <w:fldChar w:fldCharType="begin"/>
        </w:r>
        <w:r w:rsidRPr="00EF0816">
          <w:rPr>
            <w:noProof/>
            <w:webHidden/>
          </w:rPr>
          <w:instrText xml:space="preserve"> PAGEREF _Toc34025786 \h </w:instrText>
        </w:r>
      </w:ins>
      <w:r w:rsidRPr="00EF0816">
        <w:rPr>
          <w:noProof/>
          <w:webHidden/>
          <w:rPrChange w:id="75" w:author="Žan Juvan" w:date="2020-04-22T18:18:00Z">
            <w:rPr>
              <w:noProof/>
              <w:webHidden/>
            </w:rPr>
          </w:rPrChange>
        </w:rPr>
      </w:r>
      <w:r w:rsidRPr="00EF0816">
        <w:rPr>
          <w:noProof/>
          <w:webHidden/>
          <w:rPrChange w:id="76" w:author="Žan Juvan" w:date="2020-04-22T18:18:00Z">
            <w:rPr>
              <w:noProof/>
              <w:webHidden/>
            </w:rPr>
          </w:rPrChange>
        </w:rPr>
        <w:fldChar w:fldCharType="separate"/>
      </w:r>
      <w:ins w:id="77" w:author="Žan Juvan" w:date="2020-03-02T07:16:00Z">
        <w:r w:rsidRPr="00EF0816">
          <w:rPr>
            <w:noProof/>
            <w:webHidden/>
          </w:rPr>
          <w:t>10</w:t>
        </w:r>
        <w:r w:rsidRPr="00EF0816">
          <w:rPr>
            <w:noProof/>
            <w:webHidden/>
            <w:rPrChange w:id="78" w:author="Žan Juvan" w:date="2020-04-22T18:18:00Z">
              <w:rPr>
                <w:noProof/>
                <w:webHidden/>
              </w:rPr>
            </w:rPrChange>
          </w:rPr>
          <w:fldChar w:fldCharType="end"/>
        </w:r>
        <w:r w:rsidRPr="00EF0816">
          <w:rPr>
            <w:rStyle w:val="Hiperpovezava"/>
            <w:noProof/>
            <w:rPrChange w:id="79" w:author="Žan Juvan" w:date="2020-04-22T18:18:00Z">
              <w:rPr>
                <w:rStyle w:val="Hiperpovezava"/>
                <w:noProof/>
              </w:rPr>
            </w:rPrChange>
          </w:rPr>
          <w:fldChar w:fldCharType="end"/>
        </w:r>
      </w:ins>
    </w:p>
    <w:p w14:paraId="71BD2739" w14:textId="6F1C6280" w:rsidR="007E0FC9" w:rsidRPr="00EF0816" w:rsidRDefault="007E0FC9">
      <w:pPr>
        <w:pStyle w:val="Kazaloslik"/>
        <w:tabs>
          <w:tab w:val="right" w:pos="9016"/>
        </w:tabs>
        <w:rPr>
          <w:ins w:id="80" w:author="Žan Juvan" w:date="2020-03-02T07:16:00Z"/>
          <w:rFonts w:asciiTheme="minorHAnsi" w:eastAsiaTheme="minorEastAsia" w:hAnsiTheme="minorHAnsi"/>
          <w:noProof/>
          <w:rPrChange w:id="81" w:author="Žan Juvan" w:date="2020-04-22T18:18:00Z">
            <w:rPr>
              <w:ins w:id="82" w:author="Žan Juvan" w:date="2020-03-02T07:16:00Z"/>
              <w:rFonts w:asciiTheme="minorHAnsi" w:eastAsiaTheme="minorEastAsia" w:hAnsiTheme="minorHAnsi"/>
              <w:noProof/>
              <w:lang w:val="en-US"/>
            </w:rPr>
          </w:rPrChange>
        </w:rPr>
      </w:pPr>
      <w:ins w:id="83" w:author="Žan Juvan" w:date="2020-03-02T07:16:00Z">
        <w:r w:rsidRPr="00016CED">
          <w:rPr>
            <w:rStyle w:val="Hiperpovezava"/>
            <w:noProof/>
          </w:rPr>
          <w:fldChar w:fldCharType="begin"/>
        </w:r>
        <w:r w:rsidRPr="00EF0816">
          <w:rPr>
            <w:rStyle w:val="Hiperpovezava"/>
            <w:noProof/>
          </w:rPr>
          <w:instrText xml:space="preserve"> </w:instrText>
        </w:r>
        <w:r w:rsidRPr="00EF0816">
          <w:rPr>
            <w:noProof/>
          </w:rPr>
          <w:instrText>HYPERLINK \l "_Toc34025787"</w:instrText>
        </w:r>
        <w:r w:rsidRPr="00EF0816">
          <w:rPr>
            <w:rStyle w:val="Hiperpovezava"/>
            <w:noProof/>
          </w:rPr>
          <w:instrText xml:space="preserve"> </w:instrText>
        </w:r>
        <w:r w:rsidRPr="00EF0816">
          <w:rPr>
            <w:rStyle w:val="Hiperpovezava"/>
            <w:noProof/>
            <w:rPrChange w:id="84" w:author="Žan Juvan" w:date="2020-04-22T18:18:00Z">
              <w:rPr>
                <w:rStyle w:val="Hiperpovezava"/>
                <w:noProof/>
              </w:rPr>
            </w:rPrChange>
          </w:rPr>
          <w:fldChar w:fldCharType="separate"/>
        </w:r>
        <w:r w:rsidRPr="00EF0816">
          <w:rPr>
            <w:rStyle w:val="Hiperpovezava"/>
            <w:noProof/>
          </w:rPr>
          <w:t>Slika 7 SkicaVR-spletne aplikacije. Levo: postavitev "gumbov" in prikaz besedila/vsebine. Desno: pogled s ptičje perspektive</w:t>
        </w:r>
        <w:r w:rsidRPr="00EF0816">
          <w:rPr>
            <w:noProof/>
            <w:webHidden/>
          </w:rPr>
          <w:tab/>
        </w:r>
        <w:r w:rsidRPr="00016CED">
          <w:rPr>
            <w:noProof/>
            <w:webHidden/>
          </w:rPr>
          <w:fldChar w:fldCharType="begin"/>
        </w:r>
        <w:r w:rsidRPr="00EF0816">
          <w:rPr>
            <w:noProof/>
            <w:webHidden/>
          </w:rPr>
          <w:instrText xml:space="preserve"> PAGEREF _Toc34025787 \h </w:instrText>
        </w:r>
      </w:ins>
      <w:r w:rsidRPr="00EF0816">
        <w:rPr>
          <w:noProof/>
          <w:webHidden/>
          <w:rPrChange w:id="85" w:author="Žan Juvan" w:date="2020-04-22T18:18:00Z">
            <w:rPr>
              <w:noProof/>
              <w:webHidden/>
            </w:rPr>
          </w:rPrChange>
        </w:rPr>
      </w:r>
      <w:r w:rsidRPr="00EF0816">
        <w:rPr>
          <w:noProof/>
          <w:webHidden/>
          <w:rPrChange w:id="86" w:author="Žan Juvan" w:date="2020-04-22T18:18:00Z">
            <w:rPr>
              <w:noProof/>
              <w:webHidden/>
            </w:rPr>
          </w:rPrChange>
        </w:rPr>
        <w:fldChar w:fldCharType="separate"/>
      </w:r>
      <w:ins w:id="87" w:author="Žan Juvan" w:date="2020-03-02T07:16:00Z">
        <w:r w:rsidRPr="00EF0816">
          <w:rPr>
            <w:noProof/>
            <w:webHidden/>
          </w:rPr>
          <w:t>11</w:t>
        </w:r>
        <w:r w:rsidRPr="00EF0816">
          <w:rPr>
            <w:noProof/>
            <w:webHidden/>
            <w:rPrChange w:id="88" w:author="Žan Juvan" w:date="2020-04-22T18:18:00Z">
              <w:rPr>
                <w:noProof/>
                <w:webHidden/>
              </w:rPr>
            </w:rPrChange>
          </w:rPr>
          <w:fldChar w:fldCharType="end"/>
        </w:r>
        <w:r w:rsidRPr="00EF0816">
          <w:rPr>
            <w:rStyle w:val="Hiperpovezava"/>
            <w:noProof/>
            <w:rPrChange w:id="89" w:author="Žan Juvan" w:date="2020-04-22T18:18:00Z">
              <w:rPr>
                <w:rStyle w:val="Hiperpovezava"/>
                <w:noProof/>
              </w:rPr>
            </w:rPrChange>
          </w:rPr>
          <w:fldChar w:fldCharType="end"/>
        </w:r>
      </w:ins>
    </w:p>
    <w:p w14:paraId="0096A6A1" w14:textId="5BF2FCF9" w:rsidR="007E0FC9" w:rsidRPr="00EF0816" w:rsidRDefault="007E0FC9">
      <w:pPr>
        <w:pStyle w:val="Kazaloslik"/>
        <w:tabs>
          <w:tab w:val="right" w:pos="9016"/>
        </w:tabs>
        <w:rPr>
          <w:ins w:id="90" w:author="Žan Juvan" w:date="2020-03-02T07:16:00Z"/>
          <w:rFonts w:asciiTheme="minorHAnsi" w:eastAsiaTheme="minorEastAsia" w:hAnsiTheme="minorHAnsi"/>
          <w:noProof/>
          <w:rPrChange w:id="91" w:author="Žan Juvan" w:date="2020-04-22T18:18:00Z">
            <w:rPr>
              <w:ins w:id="92" w:author="Žan Juvan" w:date="2020-03-02T07:16:00Z"/>
              <w:rFonts w:asciiTheme="minorHAnsi" w:eastAsiaTheme="minorEastAsia" w:hAnsiTheme="minorHAnsi"/>
              <w:noProof/>
              <w:lang w:val="en-US"/>
            </w:rPr>
          </w:rPrChange>
        </w:rPr>
      </w:pPr>
      <w:ins w:id="93" w:author="Žan Juvan" w:date="2020-03-02T07:16:00Z">
        <w:r w:rsidRPr="00016CED">
          <w:rPr>
            <w:rStyle w:val="Hiperpovezava"/>
            <w:noProof/>
          </w:rPr>
          <w:fldChar w:fldCharType="begin"/>
        </w:r>
        <w:r w:rsidRPr="00EF0816">
          <w:rPr>
            <w:rStyle w:val="Hiperpovezava"/>
            <w:noProof/>
          </w:rPr>
          <w:instrText xml:space="preserve"> </w:instrText>
        </w:r>
        <w:r w:rsidRPr="00EF0816">
          <w:rPr>
            <w:noProof/>
          </w:rPr>
          <w:instrText>HYPERLINK \l "_Toc34025788"</w:instrText>
        </w:r>
        <w:r w:rsidRPr="00EF0816">
          <w:rPr>
            <w:rStyle w:val="Hiperpovezava"/>
            <w:noProof/>
          </w:rPr>
          <w:instrText xml:space="preserve"> </w:instrText>
        </w:r>
        <w:r w:rsidRPr="00EF0816">
          <w:rPr>
            <w:rStyle w:val="Hiperpovezava"/>
            <w:noProof/>
            <w:rPrChange w:id="94" w:author="Žan Juvan" w:date="2020-04-22T18:18:00Z">
              <w:rPr>
                <w:rStyle w:val="Hiperpovezava"/>
                <w:noProof/>
              </w:rPr>
            </w:rPrChange>
          </w:rPr>
          <w:fldChar w:fldCharType="separate"/>
        </w:r>
        <w:r w:rsidRPr="00EF0816">
          <w:rPr>
            <w:rStyle w:val="Hiperpovezava"/>
            <w:noProof/>
          </w:rPr>
          <w:t>Slika 8 Končna različica aplikacije v A-Framu</w:t>
        </w:r>
        <w:r w:rsidRPr="00EF0816">
          <w:rPr>
            <w:noProof/>
            <w:webHidden/>
          </w:rPr>
          <w:tab/>
        </w:r>
        <w:r w:rsidRPr="00016CED">
          <w:rPr>
            <w:noProof/>
            <w:webHidden/>
          </w:rPr>
          <w:fldChar w:fldCharType="begin"/>
        </w:r>
        <w:r w:rsidRPr="00EF0816">
          <w:rPr>
            <w:noProof/>
            <w:webHidden/>
          </w:rPr>
          <w:instrText xml:space="preserve"> PAGEREF _Toc34025788 \h </w:instrText>
        </w:r>
      </w:ins>
      <w:r w:rsidRPr="00EF0816">
        <w:rPr>
          <w:noProof/>
          <w:webHidden/>
          <w:rPrChange w:id="95" w:author="Žan Juvan" w:date="2020-04-22T18:18:00Z">
            <w:rPr>
              <w:noProof/>
              <w:webHidden/>
            </w:rPr>
          </w:rPrChange>
        </w:rPr>
      </w:r>
      <w:r w:rsidRPr="00EF0816">
        <w:rPr>
          <w:noProof/>
          <w:webHidden/>
          <w:rPrChange w:id="96" w:author="Žan Juvan" w:date="2020-04-22T18:18:00Z">
            <w:rPr>
              <w:noProof/>
              <w:webHidden/>
            </w:rPr>
          </w:rPrChange>
        </w:rPr>
        <w:fldChar w:fldCharType="separate"/>
      </w:r>
      <w:ins w:id="97" w:author="Žan Juvan" w:date="2020-03-02T07:16:00Z">
        <w:r w:rsidRPr="00EF0816">
          <w:rPr>
            <w:noProof/>
            <w:webHidden/>
          </w:rPr>
          <w:t>12</w:t>
        </w:r>
        <w:r w:rsidRPr="00EF0816">
          <w:rPr>
            <w:noProof/>
            <w:webHidden/>
            <w:rPrChange w:id="98" w:author="Žan Juvan" w:date="2020-04-22T18:18:00Z">
              <w:rPr>
                <w:noProof/>
                <w:webHidden/>
              </w:rPr>
            </w:rPrChange>
          </w:rPr>
          <w:fldChar w:fldCharType="end"/>
        </w:r>
        <w:r w:rsidRPr="00EF0816">
          <w:rPr>
            <w:rStyle w:val="Hiperpovezava"/>
            <w:noProof/>
            <w:rPrChange w:id="99" w:author="Žan Juvan" w:date="2020-04-22T18:18:00Z">
              <w:rPr>
                <w:rStyle w:val="Hiperpovezava"/>
                <w:noProof/>
              </w:rPr>
            </w:rPrChange>
          </w:rPr>
          <w:fldChar w:fldCharType="end"/>
        </w:r>
      </w:ins>
    </w:p>
    <w:p w14:paraId="2E8317C6" w14:textId="2C9DDCDE" w:rsidR="007E0FC9" w:rsidRPr="00EF0816" w:rsidRDefault="007E0FC9">
      <w:pPr>
        <w:pStyle w:val="Kazaloslik"/>
        <w:tabs>
          <w:tab w:val="right" w:pos="9016"/>
        </w:tabs>
        <w:rPr>
          <w:ins w:id="100" w:author="Žan Juvan" w:date="2020-03-02T07:16:00Z"/>
          <w:rFonts w:asciiTheme="minorHAnsi" w:eastAsiaTheme="minorEastAsia" w:hAnsiTheme="minorHAnsi"/>
          <w:noProof/>
          <w:rPrChange w:id="101" w:author="Žan Juvan" w:date="2020-04-22T18:18:00Z">
            <w:rPr>
              <w:ins w:id="102" w:author="Žan Juvan" w:date="2020-03-02T07:16:00Z"/>
              <w:rFonts w:asciiTheme="minorHAnsi" w:eastAsiaTheme="minorEastAsia" w:hAnsiTheme="minorHAnsi"/>
              <w:noProof/>
              <w:lang w:val="en-US"/>
            </w:rPr>
          </w:rPrChange>
        </w:rPr>
      </w:pPr>
      <w:ins w:id="103" w:author="Žan Juvan" w:date="2020-03-02T07:16:00Z">
        <w:r w:rsidRPr="00016CED">
          <w:rPr>
            <w:rStyle w:val="Hiperpovezava"/>
            <w:noProof/>
          </w:rPr>
          <w:fldChar w:fldCharType="begin"/>
        </w:r>
        <w:r w:rsidRPr="00EF0816">
          <w:rPr>
            <w:rStyle w:val="Hiperpovezava"/>
            <w:noProof/>
          </w:rPr>
          <w:instrText xml:space="preserve"> </w:instrText>
        </w:r>
        <w:r w:rsidRPr="00EF0816">
          <w:rPr>
            <w:noProof/>
          </w:rPr>
          <w:instrText>HYPERLINK "https://stpstrbovlje-my.sharepoint.com/personal/zan_juvan_dijak_stps-tr_si/Documents/Zaključna%20naloga/Poročilo.docx" \l "_Toc34025789"</w:instrText>
        </w:r>
        <w:r w:rsidRPr="00EF0816">
          <w:rPr>
            <w:rStyle w:val="Hiperpovezava"/>
            <w:noProof/>
          </w:rPr>
          <w:instrText xml:space="preserve"> </w:instrText>
        </w:r>
        <w:r w:rsidRPr="00EF0816">
          <w:rPr>
            <w:rStyle w:val="Hiperpovezava"/>
            <w:noProof/>
            <w:rPrChange w:id="104" w:author="Žan Juvan" w:date="2020-04-22T18:18:00Z">
              <w:rPr>
                <w:rStyle w:val="Hiperpovezava"/>
                <w:noProof/>
              </w:rPr>
            </w:rPrChange>
          </w:rPr>
          <w:fldChar w:fldCharType="separate"/>
        </w:r>
        <w:r w:rsidRPr="00EF0816">
          <w:rPr>
            <w:rStyle w:val="Hiperpovezava"/>
            <w:noProof/>
          </w:rPr>
          <w:t>Slika 9: Koda za pogled Windows in spletna aplikacija</w:t>
        </w:r>
        <w:r w:rsidRPr="00EF0816">
          <w:rPr>
            <w:noProof/>
            <w:webHidden/>
          </w:rPr>
          <w:tab/>
        </w:r>
        <w:r w:rsidRPr="00016CED">
          <w:rPr>
            <w:noProof/>
            <w:webHidden/>
          </w:rPr>
          <w:fldChar w:fldCharType="begin"/>
        </w:r>
        <w:r w:rsidRPr="00EF0816">
          <w:rPr>
            <w:noProof/>
            <w:webHidden/>
          </w:rPr>
          <w:instrText xml:space="preserve"> PAGEREF _Toc34025789 \h </w:instrText>
        </w:r>
      </w:ins>
      <w:r w:rsidRPr="00EF0816">
        <w:rPr>
          <w:noProof/>
          <w:webHidden/>
          <w:rPrChange w:id="105" w:author="Žan Juvan" w:date="2020-04-22T18:18:00Z">
            <w:rPr>
              <w:noProof/>
              <w:webHidden/>
            </w:rPr>
          </w:rPrChange>
        </w:rPr>
      </w:r>
      <w:r w:rsidRPr="00EF0816">
        <w:rPr>
          <w:noProof/>
          <w:webHidden/>
          <w:rPrChange w:id="106" w:author="Žan Juvan" w:date="2020-04-22T18:18:00Z">
            <w:rPr>
              <w:noProof/>
              <w:webHidden/>
            </w:rPr>
          </w:rPrChange>
        </w:rPr>
        <w:fldChar w:fldCharType="separate"/>
      </w:r>
      <w:ins w:id="107" w:author="Žan Juvan" w:date="2020-03-02T07:16:00Z">
        <w:r w:rsidRPr="00EF0816">
          <w:rPr>
            <w:noProof/>
            <w:webHidden/>
          </w:rPr>
          <w:t>13</w:t>
        </w:r>
        <w:r w:rsidRPr="00EF0816">
          <w:rPr>
            <w:noProof/>
            <w:webHidden/>
            <w:rPrChange w:id="108" w:author="Žan Juvan" w:date="2020-04-22T18:18:00Z">
              <w:rPr>
                <w:noProof/>
                <w:webHidden/>
              </w:rPr>
            </w:rPrChange>
          </w:rPr>
          <w:fldChar w:fldCharType="end"/>
        </w:r>
        <w:r w:rsidRPr="00EF0816">
          <w:rPr>
            <w:rStyle w:val="Hiperpovezava"/>
            <w:noProof/>
            <w:rPrChange w:id="109" w:author="Žan Juvan" w:date="2020-04-22T18:18:00Z">
              <w:rPr>
                <w:rStyle w:val="Hiperpovezava"/>
                <w:noProof/>
              </w:rPr>
            </w:rPrChange>
          </w:rPr>
          <w:fldChar w:fldCharType="end"/>
        </w:r>
      </w:ins>
    </w:p>
    <w:p w14:paraId="35D02C45" w14:textId="7633E3FD" w:rsidR="00541EB6" w:rsidRPr="00EF0816" w:rsidDel="007E0FC9" w:rsidRDefault="00541EB6">
      <w:pPr>
        <w:pStyle w:val="Kazaloslik"/>
        <w:tabs>
          <w:tab w:val="right" w:pos="9062"/>
        </w:tabs>
        <w:rPr>
          <w:del w:id="110" w:author="Žan Juvan" w:date="2020-03-02T07:16:00Z"/>
          <w:rFonts w:eastAsiaTheme="minorEastAsia"/>
          <w:noProof/>
          <w:rPrChange w:id="111" w:author="Žan Juvan" w:date="2020-04-22T18:18:00Z">
            <w:rPr>
              <w:del w:id="112" w:author="Žan Juvan" w:date="2020-03-02T07:16:00Z"/>
              <w:rFonts w:eastAsiaTheme="minorEastAsia"/>
              <w:noProof/>
              <w:lang w:val="en-US"/>
            </w:rPr>
          </w:rPrChange>
        </w:rPr>
      </w:pPr>
      <w:del w:id="113" w:author="Žan Juvan" w:date="2020-03-02T07:16:00Z">
        <w:r w:rsidRPr="00EF0816" w:rsidDel="007E0FC9">
          <w:rPr>
            <w:rPrChange w:id="114" w:author="Žan Juvan" w:date="2020-04-22T18:18:00Z">
              <w:rPr>
                <w:rStyle w:val="Hiperpovezava"/>
                <w:noProof/>
              </w:rPr>
            </w:rPrChange>
          </w:rPr>
          <w:delText>Slika 1 A-Frame</w:delText>
        </w:r>
        <w:r w:rsidRPr="00EF0816" w:rsidDel="007E0FC9">
          <w:rPr>
            <w:noProof/>
            <w:webHidden/>
          </w:rPr>
          <w:tab/>
          <w:delText>6</w:delText>
        </w:r>
      </w:del>
    </w:p>
    <w:p w14:paraId="0E3F2A10" w14:textId="2451D09C" w:rsidR="00541EB6" w:rsidRPr="00EF0816" w:rsidDel="007E0FC9" w:rsidRDefault="00541EB6">
      <w:pPr>
        <w:pStyle w:val="Kazaloslik"/>
        <w:tabs>
          <w:tab w:val="right" w:pos="9062"/>
        </w:tabs>
        <w:rPr>
          <w:del w:id="115" w:author="Žan Juvan" w:date="2020-03-02T07:16:00Z"/>
          <w:rFonts w:eastAsiaTheme="minorEastAsia"/>
          <w:noProof/>
          <w:rPrChange w:id="116" w:author="Žan Juvan" w:date="2020-04-22T18:18:00Z">
            <w:rPr>
              <w:del w:id="117" w:author="Žan Juvan" w:date="2020-03-02T07:16:00Z"/>
              <w:rFonts w:eastAsiaTheme="minorEastAsia"/>
              <w:noProof/>
              <w:lang w:val="en-US"/>
            </w:rPr>
          </w:rPrChange>
        </w:rPr>
      </w:pPr>
      <w:del w:id="118" w:author="Žan Juvan" w:date="2020-03-02T07:16:00Z">
        <w:r w:rsidRPr="00EF0816" w:rsidDel="007E0FC9">
          <w:rPr>
            <w:rPrChange w:id="119" w:author="Žan Juvan" w:date="2020-04-22T18:18:00Z">
              <w:rPr>
                <w:rStyle w:val="Hiperpovezava"/>
                <w:noProof/>
              </w:rPr>
            </w:rPrChange>
          </w:rPr>
          <w:delText>Slika 2 Logo orodja Unity</w:delText>
        </w:r>
        <w:r w:rsidRPr="00EF0816" w:rsidDel="007E0FC9">
          <w:rPr>
            <w:noProof/>
            <w:webHidden/>
          </w:rPr>
          <w:tab/>
          <w:delText>7</w:delText>
        </w:r>
      </w:del>
    </w:p>
    <w:p w14:paraId="283D56DF" w14:textId="671A564C" w:rsidR="00541EB6" w:rsidRPr="00EF0816" w:rsidDel="007E0FC9" w:rsidRDefault="00541EB6">
      <w:pPr>
        <w:pStyle w:val="Kazaloslik"/>
        <w:tabs>
          <w:tab w:val="right" w:pos="9062"/>
        </w:tabs>
        <w:rPr>
          <w:del w:id="120" w:author="Žan Juvan" w:date="2020-03-02T07:16:00Z"/>
          <w:rFonts w:eastAsiaTheme="minorEastAsia"/>
          <w:noProof/>
          <w:rPrChange w:id="121" w:author="Žan Juvan" w:date="2020-04-22T18:18:00Z">
            <w:rPr>
              <w:del w:id="122" w:author="Žan Juvan" w:date="2020-03-02T07:16:00Z"/>
              <w:rFonts w:eastAsiaTheme="minorEastAsia"/>
              <w:noProof/>
              <w:lang w:val="en-US"/>
            </w:rPr>
          </w:rPrChange>
        </w:rPr>
      </w:pPr>
      <w:del w:id="123" w:author="Žan Juvan" w:date="2020-03-02T07:16:00Z">
        <w:r w:rsidRPr="00EF0816" w:rsidDel="007E0FC9">
          <w:rPr>
            <w:rPrChange w:id="124" w:author="Žan Juvan" w:date="2020-04-22T18:18:00Z">
              <w:rPr>
                <w:rStyle w:val="Hiperpovezava"/>
                <w:noProof/>
              </w:rPr>
            </w:rPrChange>
          </w:rPr>
          <w:delText>Slika 3 Logo SteamVR</w:delText>
        </w:r>
        <w:r w:rsidRPr="00EF0816" w:rsidDel="007E0FC9">
          <w:rPr>
            <w:noProof/>
            <w:webHidden/>
          </w:rPr>
          <w:tab/>
          <w:delText>7</w:delText>
        </w:r>
      </w:del>
    </w:p>
    <w:p w14:paraId="543A5F2F" w14:textId="51D135B0" w:rsidR="00541EB6" w:rsidRPr="00EF0816" w:rsidDel="007E0FC9" w:rsidRDefault="00541EB6">
      <w:pPr>
        <w:pStyle w:val="Kazaloslik"/>
        <w:tabs>
          <w:tab w:val="right" w:pos="9062"/>
        </w:tabs>
        <w:rPr>
          <w:del w:id="125" w:author="Žan Juvan" w:date="2020-03-02T07:16:00Z"/>
          <w:rFonts w:eastAsiaTheme="minorEastAsia"/>
          <w:noProof/>
          <w:rPrChange w:id="126" w:author="Žan Juvan" w:date="2020-04-22T18:18:00Z">
            <w:rPr>
              <w:del w:id="127" w:author="Žan Juvan" w:date="2020-03-02T07:16:00Z"/>
              <w:rFonts w:eastAsiaTheme="minorEastAsia"/>
              <w:noProof/>
              <w:lang w:val="en-US"/>
            </w:rPr>
          </w:rPrChange>
        </w:rPr>
      </w:pPr>
      <w:del w:id="128" w:author="Žan Juvan" w:date="2020-03-02T07:16:00Z">
        <w:r w:rsidRPr="00EF0816" w:rsidDel="007E0FC9">
          <w:rPr>
            <w:rPrChange w:id="129" w:author="Žan Juvan" w:date="2020-04-22T18:18:00Z">
              <w:rPr>
                <w:rStyle w:val="Hiperpovezava"/>
                <w:noProof/>
              </w:rPr>
            </w:rPrChange>
          </w:rPr>
          <w:delText>Slika 4 Logo Google VR</w:delText>
        </w:r>
        <w:r w:rsidRPr="00EF0816" w:rsidDel="007E0FC9">
          <w:rPr>
            <w:noProof/>
            <w:webHidden/>
          </w:rPr>
          <w:tab/>
          <w:delText>7</w:delText>
        </w:r>
      </w:del>
    </w:p>
    <w:p w14:paraId="5E62746D" w14:textId="7D6F02F0" w:rsidR="00541EB6" w:rsidRPr="00EF0816" w:rsidDel="007E0FC9" w:rsidRDefault="00541EB6">
      <w:pPr>
        <w:pStyle w:val="Kazaloslik"/>
        <w:tabs>
          <w:tab w:val="right" w:pos="9062"/>
        </w:tabs>
        <w:rPr>
          <w:del w:id="130" w:author="Žan Juvan" w:date="2020-03-02T07:16:00Z"/>
          <w:rFonts w:eastAsiaTheme="minorEastAsia"/>
          <w:noProof/>
          <w:rPrChange w:id="131" w:author="Žan Juvan" w:date="2020-04-22T18:18:00Z">
            <w:rPr>
              <w:del w:id="132" w:author="Žan Juvan" w:date="2020-03-02T07:16:00Z"/>
              <w:rFonts w:eastAsiaTheme="minorEastAsia"/>
              <w:noProof/>
              <w:lang w:val="en-US"/>
            </w:rPr>
          </w:rPrChange>
        </w:rPr>
      </w:pPr>
      <w:del w:id="133" w:author="Žan Juvan" w:date="2020-03-02T07:16:00Z">
        <w:r w:rsidRPr="00EF0816" w:rsidDel="007E0FC9">
          <w:rPr>
            <w:rPrChange w:id="134" w:author="Žan Juvan" w:date="2020-04-22T18:18:00Z">
              <w:rPr>
                <w:rStyle w:val="Hiperpovezava"/>
                <w:noProof/>
              </w:rPr>
            </w:rPrChange>
          </w:rPr>
          <w:delText>Slika 5 Logo Adobe Illustrator</w:delText>
        </w:r>
        <w:r w:rsidRPr="00EF0816" w:rsidDel="007E0FC9">
          <w:rPr>
            <w:noProof/>
            <w:webHidden/>
          </w:rPr>
          <w:tab/>
          <w:delText>8</w:delText>
        </w:r>
      </w:del>
    </w:p>
    <w:p w14:paraId="02195816" w14:textId="500E03E7" w:rsidR="00541EB6" w:rsidRPr="00EF0816" w:rsidDel="007E0FC9" w:rsidRDefault="00541EB6">
      <w:pPr>
        <w:pStyle w:val="Kazaloslik"/>
        <w:tabs>
          <w:tab w:val="right" w:pos="9062"/>
        </w:tabs>
        <w:rPr>
          <w:del w:id="135" w:author="Žan Juvan" w:date="2020-03-02T07:16:00Z"/>
          <w:rFonts w:eastAsiaTheme="minorEastAsia"/>
          <w:noProof/>
          <w:rPrChange w:id="136" w:author="Žan Juvan" w:date="2020-04-22T18:18:00Z">
            <w:rPr>
              <w:del w:id="137" w:author="Žan Juvan" w:date="2020-03-02T07:16:00Z"/>
              <w:rFonts w:eastAsiaTheme="minorEastAsia"/>
              <w:noProof/>
              <w:lang w:val="en-US"/>
            </w:rPr>
          </w:rPrChange>
        </w:rPr>
      </w:pPr>
      <w:del w:id="138" w:author="Žan Juvan" w:date="2020-03-02T07:16:00Z">
        <w:r w:rsidRPr="00EF0816" w:rsidDel="007E0FC9">
          <w:rPr>
            <w:rPrChange w:id="139" w:author="Žan Juvan" w:date="2020-04-22T18:18:00Z">
              <w:rPr>
                <w:rStyle w:val="Hiperpovezava"/>
                <w:noProof/>
              </w:rPr>
            </w:rPrChange>
          </w:rPr>
          <w:delText>Slika 6 Logo Adobe Photoshop</w:delText>
        </w:r>
        <w:r w:rsidRPr="00EF0816" w:rsidDel="007E0FC9">
          <w:rPr>
            <w:noProof/>
            <w:webHidden/>
          </w:rPr>
          <w:tab/>
          <w:delText>8</w:delText>
        </w:r>
      </w:del>
    </w:p>
    <w:p w14:paraId="2154F958" w14:textId="5B272AFD" w:rsidR="00541EB6" w:rsidRPr="00EF0816" w:rsidDel="007E0FC9" w:rsidRDefault="00541EB6">
      <w:pPr>
        <w:pStyle w:val="Kazaloslik"/>
        <w:tabs>
          <w:tab w:val="right" w:pos="9062"/>
        </w:tabs>
        <w:rPr>
          <w:del w:id="140" w:author="Žan Juvan" w:date="2020-03-02T07:16:00Z"/>
          <w:rFonts w:eastAsiaTheme="minorEastAsia"/>
          <w:noProof/>
          <w:rPrChange w:id="141" w:author="Žan Juvan" w:date="2020-04-22T18:18:00Z">
            <w:rPr>
              <w:del w:id="142" w:author="Žan Juvan" w:date="2020-03-02T07:16:00Z"/>
              <w:rFonts w:eastAsiaTheme="minorEastAsia"/>
              <w:noProof/>
              <w:lang w:val="en-US"/>
            </w:rPr>
          </w:rPrChange>
        </w:rPr>
      </w:pPr>
      <w:del w:id="143" w:author="Žan Juvan" w:date="2020-03-02T07:16:00Z">
        <w:r w:rsidRPr="00EF0816" w:rsidDel="007E0FC9">
          <w:rPr>
            <w:rPrChange w:id="144" w:author="Žan Juvan" w:date="2020-04-22T18:18:00Z">
              <w:rPr>
                <w:rStyle w:val="Hiperpovezava"/>
                <w:noProof/>
              </w:rPr>
            </w:rPrChange>
          </w:rPr>
          <w:delText>Slika 7 SkicaVR-spletne aplikacije. Levo: postavitev "gumbov" in prikaz besedila/vsebine. Desno: pogled s ptičje perspektive</w:delText>
        </w:r>
        <w:r w:rsidRPr="00EF0816" w:rsidDel="007E0FC9">
          <w:rPr>
            <w:noProof/>
            <w:webHidden/>
          </w:rPr>
          <w:tab/>
          <w:delText>9</w:delText>
        </w:r>
      </w:del>
    </w:p>
    <w:p w14:paraId="53EE6509" w14:textId="7686201F" w:rsidR="00541EB6" w:rsidRPr="00EF0816" w:rsidDel="007E0FC9" w:rsidRDefault="00541EB6">
      <w:pPr>
        <w:pStyle w:val="Kazaloslik"/>
        <w:tabs>
          <w:tab w:val="right" w:pos="9062"/>
        </w:tabs>
        <w:rPr>
          <w:del w:id="145" w:author="Žan Juvan" w:date="2020-03-02T07:16:00Z"/>
          <w:rFonts w:eastAsiaTheme="minorEastAsia"/>
          <w:noProof/>
          <w:rPrChange w:id="146" w:author="Žan Juvan" w:date="2020-04-22T18:18:00Z">
            <w:rPr>
              <w:del w:id="147" w:author="Žan Juvan" w:date="2020-03-02T07:16:00Z"/>
              <w:rFonts w:eastAsiaTheme="minorEastAsia"/>
              <w:noProof/>
              <w:lang w:val="en-US"/>
            </w:rPr>
          </w:rPrChange>
        </w:rPr>
      </w:pPr>
      <w:del w:id="148" w:author="Žan Juvan" w:date="2020-03-02T07:16:00Z">
        <w:r w:rsidRPr="00EF0816" w:rsidDel="007E0FC9">
          <w:rPr>
            <w:rPrChange w:id="149" w:author="Žan Juvan" w:date="2020-04-22T18:18:00Z">
              <w:rPr>
                <w:rStyle w:val="Hiperpovezava"/>
                <w:noProof/>
              </w:rPr>
            </w:rPrChange>
          </w:rPr>
          <w:delText>Slika 8 Končna različica aplikacije v A-Framu</w:delText>
        </w:r>
        <w:r w:rsidRPr="00EF0816" w:rsidDel="007E0FC9">
          <w:rPr>
            <w:noProof/>
            <w:webHidden/>
          </w:rPr>
          <w:tab/>
          <w:delText>10</w:delText>
        </w:r>
      </w:del>
    </w:p>
    <w:p w14:paraId="35BA7FBC" w14:textId="753CBA9E" w:rsidR="00827262" w:rsidRPr="00EF0816" w:rsidRDefault="005206AC" w:rsidP="009437F2">
      <w:pPr>
        <w:pStyle w:val="Naslov"/>
      </w:pPr>
      <w:r w:rsidRPr="00016CED">
        <w:fldChar w:fldCharType="end"/>
      </w:r>
      <w:r w:rsidR="00827262" w:rsidRPr="00EF0816">
        <w:br w:type="page"/>
      </w:r>
    </w:p>
    <w:p w14:paraId="174FEE55" w14:textId="7F352ADE" w:rsidR="00B86047" w:rsidRPr="00EF0816" w:rsidDel="0021233F" w:rsidRDefault="00495A6A">
      <w:pPr>
        <w:pStyle w:val="Naslov1"/>
        <w:rPr>
          <w:del w:id="150" w:author="Žan Juvan" w:date="2019-11-19T19:12:00Z"/>
        </w:rPr>
      </w:pPr>
      <w:del w:id="151" w:author="Žan Juvan" w:date="2019-11-19T19:12:00Z">
        <w:r w:rsidRPr="00EF0816" w:rsidDel="0021233F">
          <w:lastRenderedPageBreak/>
          <w:delText xml:space="preserve">Uvod </w:delText>
        </w:r>
        <w:bookmarkStart w:id="152" w:name="_Toc36139623"/>
        <w:bookmarkStart w:id="153" w:name="_Toc38472072"/>
        <w:bookmarkStart w:id="154" w:name="_Toc38472114"/>
        <w:bookmarkStart w:id="155" w:name="_Toc38472257"/>
        <w:bookmarkStart w:id="156" w:name="_Toc38472324"/>
        <w:bookmarkStart w:id="157" w:name="_Toc38476337"/>
        <w:bookmarkEnd w:id="152"/>
        <w:bookmarkEnd w:id="153"/>
        <w:bookmarkEnd w:id="154"/>
        <w:bookmarkEnd w:id="155"/>
        <w:bookmarkEnd w:id="156"/>
        <w:bookmarkEnd w:id="157"/>
      </w:del>
    </w:p>
    <w:p w14:paraId="36E7649D" w14:textId="1FA1F6EA" w:rsidR="00495A6A" w:rsidRPr="00016CED" w:rsidDel="0021233F" w:rsidRDefault="00495A6A">
      <w:pPr>
        <w:pStyle w:val="Naslov1"/>
        <w:rPr>
          <w:del w:id="158" w:author="Žan Juvan" w:date="2019-11-19T19:12:00Z"/>
        </w:rPr>
        <w:pPrChange w:id="159" w:author="Timotej Robavs" w:date="2020-03-27T11:49:00Z">
          <w:pPr>
            <w:pStyle w:val="Naslov2"/>
          </w:pPr>
        </w:pPrChange>
      </w:pPr>
      <w:del w:id="160" w:author="Žan Juvan" w:date="2019-11-19T19:12:00Z">
        <w:r w:rsidRPr="00016CED" w:rsidDel="0021233F">
          <w:delText>Kratek opis</w:delText>
        </w:r>
        <w:bookmarkStart w:id="161" w:name="_Toc36139624"/>
        <w:bookmarkStart w:id="162" w:name="_Toc38472073"/>
        <w:bookmarkStart w:id="163" w:name="_Toc38472115"/>
        <w:bookmarkStart w:id="164" w:name="_Toc38472258"/>
        <w:bookmarkStart w:id="165" w:name="_Toc38472325"/>
        <w:bookmarkStart w:id="166" w:name="_Toc38476338"/>
        <w:bookmarkEnd w:id="161"/>
        <w:bookmarkEnd w:id="162"/>
        <w:bookmarkEnd w:id="163"/>
        <w:bookmarkEnd w:id="164"/>
        <w:bookmarkEnd w:id="165"/>
        <w:bookmarkEnd w:id="166"/>
      </w:del>
    </w:p>
    <w:p w14:paraId="238A293B" w14:textId="47052EAC" w:rsidR="00217D24" w:rsidRPr="00EF0816" w:rsidDel="0021233F" w:rsidRDefault="001E0DAB">
      <w:pPr>
        <w:pStyle w:val="Naslov1"/>
        <w:rPr>
          <w:del w:id="167" w:author="Žan Juvan" w:date="2019-11-19T19:12:00Z"/>
          <w:rPrChange w:id="168" w:author="Žan Juvan" w:date="2020-04-22T18:18:00Z">
            <w:rPr>
              <w:del w:id="169" w:author="Žan Juvan" w:date="2019-11-19T19:12:00Z"/>
            </w:rPr>
          </w:rPrChange>
        </w:rPr>
        <w:pPrChange w:id="170" w:author="Timotej Robavs" w:date="2020-03-27T11:49:00Z">
          <w:pPr/>
        </w:pPrChange>
      </w:pPr>
      <w:commentRangeStart w:id="171"/>
      <w:commentRangeStart w:id="172"/>
      <w:del w:id="173" w:author="Žan Juvan" w:date="2019-11-19T19:12:00Z">
        <w:r w:rsidRPr="00016CED" w:rsidDel="0021233F">
          <w:delText xml:space="preserve">Načrtovali </w:delText>
        </w:r>
        <w:commentRangeEnd w:id="171"/>
        <w:r w:rsidR="00D52629" w:rsidRPr="00016CED" w:rsidDel="0021233F">
          <w:rPr>
            <w:rStyle w:val="Pripombasklic"/>
          </w:rPr>
          <w:commentReference w:id="171"/>
        </w:r>
        <w:r w:rsidRPr="00016CED" w:rsidDel="0021233F">
          <w:delText>smo aplikacijo o spolno prenosljivih o</w:delText>
        </w:r>
        <w:r w:rsidR="0042697E" w:rsidRPr="00EF0816" w:rsidDel="0021233F">
          <w:rPr>
            <w:rPrChange w:id="174" w:author="Žan Juvan" w:date="2020-04-22T18:18:00Z">
              <w:rPr/>
            </w:rPrChange>
          </w:rPr>
          <w:delText>rganizmih</w:delText>
        </w:r>
        <w:r w:rsidR="006E4308" w:rsidRPr="00EF0816" w:rsidDel="0021233F">
          <w:rPr>
            <w:rPrChange w:id="175" w:author="Žan Juvan" w:date="2020-04-22T18:18:00Z">
              <w:rPr/>
            </w:rPrChange>
          </w:rPr>
          <w:delText>, ki bi bila uporabnikom dostopna</w:delText>
        </w:r>
        <w:r w:rsidR="00503345" w:rsidRPr="00EF0816" w:rsidDel="0021233F">
          <w:rPr>
            <w:rPrChange w:id="176" w:author="Žan Juvan" w:date="2020-04-22T18:18:00Z">
              <w:rPr/>
            </w:rPrChange>
          </w:rPr>
          <w:delText xml:space="preserve"> v virtualni resničnosti (VR</w:delText>
        </w:r>
        <w:r w:rsidR="00AC54D0" w:rsidRPr="00EF0816" w:rsidDel="0021233F">
          <w:rPr>
            <w:rPrChange w:id="177" w:author="Žan Juvan" w:date="2020-04-22T18:18:00Z">
              <w:rPr/>
            </w:rPrChange>
          </w:rPr>
          <w:delText xml:space="preserve">- angl. </w:delText>
        </w:r>
        <w:r w:rsidR="005254AA" w:rsidRPr="00EF0816" w:rsidDel="0021233F">
          <w:rPr>
            <w:rPrChange w:id="178" w:author="Žan Juvan" w:date="2020-04-22T18:18:00Z">
              <w:rPr/>
            </w:rPrChange>
          </w:rPr>
          <w:delText xml:space="preserve">Virtual </w:delText>
        </w:r>
        <w:r w:rsidR="00BD6986" w:rsidRPr="00EF0816" w:rsidDel="0021233F">
          <w:rPr>
            <w:rPrChange w:id="179" w:author="Žan Juvan" w:date="2020-04-22T18:18:00Z">
              <w:rPr/>
            </w:rPrChange>
          </w:rPr>
          <w:delText>R</w:delText>
        </w:r>
        <w:r w:rsidR="005254AA" w:rsidRPr="00EF0816" w:rsidDel="0021233F">
          <w:rPr>
            <w:rPrChange w:id="180" w:author="Žan Juvan" w:date="2020-04-22T18:18:00Z">
              <w:rPr/>
            </w:rPrChange>
          </w:rPr>
          <w:delText>eality</w:delText>
        </w:r>
        <w:r w:rsidR="00503345" w:rsidRPr="00EF0816" w:rsidDel="0021233F">
          <w:rPr>
            <w:rPrChange w:id="181" w:author="Žan Juvan" w:date="2020-04-22T18:18:00Z">
              <w:rPr/>
            </w:rPrChange>
          </w:rPr>
          <w:delText>)</w:delText>
        </w:r>
        <w:r w:rsidR="005254AA" w:rsidRPr="00EF0816" w:rsidDel="0021233F">
          <w:rPr>
            <w:rPrChange w:id="182" w:author="Žan Juvan" w:date="2020-04-22T18:18:00Z">
              <w:rPr/>
            </w:rPrChange>
          </w:rPr>
          <w:delText xml:space="preserve"> na ve</w:delText>
        </w:r>
        <w:r w:rsidR="00F34EB5" w:rsidRPr="00EF0816" w:rsidDel="0021233F">
          <w:rPr>
            <w:rPrChange w:id="183" w:author="Žan Juvan" w:date="2020-04-22T18:18:00Z">
              <w:rPr/>
            </w:rPrChange>
          </w:rPr>
          <w:delText xml:space="preserve">č različnih platformah (Android, Windows, </w:delText>
        </w:r>
        <w:r w:rsidR="0025423D" w:rsidRPr="00EF0816" w:rsidDel="0021233F">
          <w:rPr>
            <w:rPrChange w:id="184" w:author="Žan Juvan" w:date="2020-04-22T18:18:00Z">
              <w:rPr/>
            </w:rPrChange>
          </w:rPr>
          <w:delText>s</w:delText>
        </w:r>
        <w:r w:rsidR="00F34EB5" w:rsidRPr="00EF0816" w:rsidDel="0021233F">
          <w:rPr>
            <w:rPrChange w:id="185" w:author="Žan Juvan" w:date="2020-04-22T18:18:00Z">
              <w:rPr/>
            </w:rPrChange>
          </w:rPr>
          <w:delText>plet</w:delText>
        </w:r>
        <w:r w:rsidR="00D723B5" w:rsidRPr="00EF0816" w:rsidDel="0021233F">
          <w:rPr>
            <w:rPrChange w:id="186" w:author="Žan Juvan" w:date="2020-04-22T18:18:00Z">
              <w:rPr/>
            </w:rPrChange>
          </w:rPr>
          <w:delText xml:space="preserve">, </w:delText>
        </w:r>
        <w:r w:rsidR="005A6162" w:rsidRPr="00EF0816" w:rsidDel="0021233F">
          <w:rPr>
            <w:rPrChange w:id="187" w:author="Žan Juvan" w:date="2020-04-22T18:18:00Z">
              <w:rPr/>
            </w:rPrChange>
          </w:rPr>
          <w:delText>VR očala</w:delText>
        </w:r>
        <w:r w:rsidR="00F34EB5" w:rsidRPr="00EF0816" w:rsidDel="0021233F">
          <w:rPr>
            <w:rPrChange w:id="188" w:author="Žan Juvan" w:date="2020-04-22T18:18:00Z">
              <w:rPr/>
            </w:rPrChange>
          </w:rPr>
          <w:delText>)</w:delText>
        </w:r>
        <w:r w:rsidR="0025423D" w:rsidRPr="00EF0816" w:rsidDel="0021233F">
          <w:rPr>
            <w:rPrChange w:id="189" w:author="Žan Juvan" w:date="2020-04-22T18:18:00Z">
              <w:rPr/>
            </w:rPrChange>
          </w:rPr>
          <w:delText>.</w:delText>
        </w:r>
        <w:r w:rsidR="00503345" w:rsidRPr="00EF0816" w:rsidDel="0021233F">
          <w:rPr>
            <w:rPrChange w:id="190" w:author="Žan Juvan" w:date="2020-04-22T18:18:00Z">
              <w:rPr/>
            </w:rPrChange>
          </w:rPr>
          <w:delText xml:space="preserve"> </w:delText>
        </w:r>
        <w:r w:rsidR="0042697E" w:rsidRPr="00EF0816" w:rsidDel="0021233F">
          <w:rPr>
            <w:rPrChange w:id="191" w:author="Žan Juvan" w:date="2020-04-22T18:18:00Z">
              <w:rPr/>
            </w:rPrChange>
          </w:rPr>
          <w:delText xml:space="preserve"> </w:delText>
        </w:r>
        <w:r w:rsidR="00174F18" w:rsidRPr="00EF0816" w:rsidDel="0021233F">
          <w:rPr>
            <w:rPrChange w:id="192" w:author="Žan Juvan" w:date="2020-04-22T18:18:00Z">
              <w:rPr/>
            </w:rPrChange>
          </w:rPr>
          <w:delText>Uporabnik se nahaja v virtualni sferi</w:delText>
        </w:r>
        <w:r w:rsidR="006D3020" w:rsidRPr="00EF0816" w:rsidDel="0021233F">
          <w:rPr>
            <w:rPrChange w:id="193" w:author="Žan Juvan" w:date="2020-04-22T18:18:00Z">
              <w:rPr/>
            </w:rPrChange>
          </w:rPr>
          <w:delText xml:space="preserve">, v kateri lahko vidi organizem na mikroskopski ravni, </w:delText>
        </w:r>
        <w:r w:rsidR="008934C3" w:rsidRPr="00EF0816" w:rsidDel="0021233F">
          <w:rPr>
            <w:rPrChange w:id="194" w:author="Žan Juvan" w:date="2020-04-22T18:18:00Z">
              <w:rPr/>
            </w:rPrChange>
          </w:rPr>
          <w:delText xml:space="preserve">njegov opis in sestavo. </w:delText>
        </w:r>
        <w:r w:rsidR="00CC0A76" w:rsidRPr="00EF0816" w:rsidDel="0021233F">
          <w:rPr>
            <w:rPrChange w:id="195" w:author="Žan Juvan" w:date="2020-04-22T18:18:00Z">
              <w:rPr/>
            </w:rPrChange>
          </w:rPr>
          <w:delText xml:space="preserve">Uporabnik lahko zbira med </w:delText>
        </w:r>
        <w:r w:rsidR="00C8693A" w:rsidRPr="00EF0816" w:rsidDel="0021233F">
          <w:rPr>
            <w:rPrChange w:id="196" w:author="Žan Juvan" w:date="2020-04-22T18:18:00Z">
              <w:rPr/>
            </w:rPrChange>
          </w:rPr>
          <w:delText>desetimi sferami</w:delText>
        </w:r>
        <w:r w:rsidR="00652602" w:rsidRPr="00EF0816" w:rsidDel="0021233F">
          <w:rPr>
            <w:rPrChange w:id="197" w:author="Žan Juvan" w:date="2020-04-22T18:18:00Z">
              <w:rPr/>
            </w:rPrChange>
          </w:rPr>
          <w:delText xml:space="preserve">, </w:delText>
        </w:r>
        <w:r w:rsidR="003E673C" w:rsidRPr="00EF0816" w:rsidDel="0021233F">
          <w:rPr>
            <w:rPrChange w:id="198" w:author="Žan Juvan" w:date="2020-04-22T18:18:00Z">
              <w:rPr/>
            </w:rPrChange>
          </w:rPr>
          <w:delText xml:space="preserve">na katerih so različni mikroorganizmi. </w:delText>
        </w:r>
        <w:bookmarkStart w:id="199" w:name="_Toc36139625"/>
        <w:bookmarkStart w:id="200" w:name="_Toc38472074"/>
        <w:bookmarkStart w:id="201" w:name="_Toc38472116"/>
        <w:bookmarkStart w:id="202" w:name="_Toc38472259"/>
        <w:bookmarkStart w:id="203" w:name="_Toc38472326"/>
        <w:bookmarkStart w:id="204" w:name="_Toc38476339"/>
        <w:bookmarkEnd w:id="199"/>
        <w:bookmarkEnd w:id="200"/>
        <w:bookmarkEnd w:id="201"/>
        <w:bookmarkEnd w:id="202"/>
        <w:bookmarkEnd w:id="203"/>
        <w:bookmarkEnd w:id="204"/>
      </w:del>
    </w:p>
    <w:p w14:paraId="413DCE0F" w14:textId="506AE986" w:rsidR="00A639B8" w:rsidRPr="00EF0816" w:rsidDel="0021233F" w:rsidRDefault="00A639B8">
      <w:pPr>
        <w:pStyle w:val="Naslov1"/>
        <w:rPr>
          <w:del w:id="205" w:author="Žan Juvan" w:date="2019-11-19T19:12:00Z"/>
          <w:rPrChange w:id="206" w:author="Žan Juvan" w:date="2020-04-22T18:18:00Z">
            <w:rPr>
              <w:del w:id="207" w:author="Žan Juvan" w:date="2019-11-19T19:12:00Z"/>
            </w:rPr>
          </w:rPrChange>
        </w:rPr>
        <w:pPrChange w:id="208" w:author="Timotej Robavs" w:date="2020-03-27T11:49:00Z">
          <w:pPr/>
        </w:pPrChange>
      </w:pPr>
      <w:del w:id="209" w:author="Žan Juvan" w:date="2019-11-19T19:12:00Z">
        <w:r w:rsidRPr="00EF0816" w:rsidDel="0021233F">
          <w:rPr>
            <w:rPrChange w:id="210" w:author="Žan Juvan" w:date="2020-04-22T18:18:00Z">
              <w:rPr/>
            </w:rPrChange>
          </w:rPr>
          <w:delText xml:space="preserve">Aplikacija je bila del raziskovalne naloge Spolnost </w:delText>
        </w:r>
        <w:r w:rsidR="00FD1107" w:rsidRPr="00EF0816" w:rsidDel="0021233F">
          <w:rPr>
            <w:rPrChange w:id="211" w:author="Žan Juvan" w:date="2020-04-22T18:18:00Z">
              <w:rPr/>
            </w:rPrChange>
          </w:rPr>
          <w:delText xml:space="preserve">skrita pod posteljo, ki je sodelovala </w:delText>
        </w:r>
        <w:r w:rsidR="00C52CC0" w:rsidRPr="00EF0816" w:rsidDel="0021233F">
          <w:rPr>
            <w:rPrChange w:id="212" w:author="Žan Juvan" w:date="2020-04-22T18:18:00Z">
              <w:rPr/>
            </w:rPrChange>
          </w:rPr>
          <w:delText xml:space="preserve">na raziskovalnem tekmovanju Mladih raziskovalcev Slovenije in je na </w:delText>
        </w:r>
        <w:r w:rsidR="00152E26" w:rsidRPr="00EF0816" w:rsidDel="0021233F">
          <w:rPr>
            <w:rPrChange w:id="213" w:author="Žan Juvan" w:date="2020-04-22T18:18:00Z">
              <w:rPr/>
            </w:rPrChange>
          </w:rPr>
          <w:delText>državnem nivoju v med interdisciplinarnimi nalogami dosegla sre</w:delText>
        </w:r>
        <w:r w:rsidR="000D1BF5" w:rsidRPr="00EF0816" w:rsidDel="0021233F">
          <w:rPr>
            <w:rPrChange w:id="214" w:author="Žan Juvan" w:date="2020-04-22T18:18:00Z">
              <w:rPr/>
            </w:rPrChange>
          </w:rPr>
          <w:delText xml:space="preserve">brno priznanje. </w:delText>
        </w:r>
        <w:r w:rsidR="007129B8" w:rsidRPr="00EF0816" w:rsidDel="0021233F">
          <w:rPr>
            <w:rPrChange w:id="215" w:author="Žan Juvan" w:date="2020-04-22T18:18:00Z">
              <w:rPr/>
            </w:rPrChange>
          </w:rPr>
          <w:delText>Z aplikacijo</w:delText>
        </w:r>
        <w:r w:rsidR="008C6C37" w:rsidRPr="00EF0816" w:rsidDel="0021233F">
          <w:rPr>
            <w:rPrChange w:id="216" w:author="Žan Juvan" w:date="2020-04-22T18:18:00Z">
              <w:rPr/>
            </w:rPrChange>
          </w:rPr>
          <w:delText>, pod imenom Spletni virtualni učbenik o spolno prenosljiv</w:delText>
        </w:r>
        <w:r w:rsidR="00BF363D" w:rsidRPr="00EF0816" w:rsidDel="0021233F">
          <w:rPr>
            <w:rPrChange w:id="217" w:author="Žan Juvan" w:date="2020-04-22T18:18:00Z">
              <w:rPr/>
            </w:rPrChange>
          </w:rPr>
          <w:delText xml:space="preserve">ih boleznih, </w:delText>
        </w:r>
        <w:r w:rsidR="007129B8" w:rsidRPr="00EF0816" w:rsidDel="0021233F">
          <w:rPr>
            <w:rPrChange w:id="218" w:author="Žan Juvan" w:date="2020-04-22T18:18:00Z">
              <w:rPr/>
            </w:rPrChange>
          </w:rPr>
          <w:delText xml:space="preserve"> smo dosegli srebrno priznanje za inovacije, ki </w:delText>
        </w:r>
        <w:r w:rsidR="00BF363D" w:rsidRPr="00EF0816" w:rsidDel="0021233F">
          <w:rPr>
            <w:rPrChange w:id="219" w:author="Žan Juvan" w:date="2020-04-22T18:18:00Z">
              <w:rPr/>
            </w:rPrChange>
          </w:rPr>
          <w:delText xml:space="preserve">ga je podelila </w:delText>
        </w:r>
        <w:r w:rsidR="00200873" w:rsidRPr="00EF0816" w:rsidDel="0021233F">
          <w:rPr>
            <w:rPrChange w:id="220" w:author="Žan Juvan" w:date="2020-04-22T18:18:00Z">
              <w:rPr/>
            </w:rPrChange>
          </w:rPr>
          <w:delText>Zasavska gospodarska zbornica</w:delText>
        </w:r>
        <w:r w:rsidR="008C6C37" w:rsidRPr="00EF0816" w:rsidDel="0021233F">
          <w:rPr>
            <w:rPrChange w:id="221" w:author="Žan Juvan" w:date="2020-04-22T18:18:00Z">
              <w:rPr/>
            </w:rPrChange>
          </w:rPr>
          <w:delText>.</w:delText>
        </w:r>
        <w:commentRangeEnd w:id="172"/>
        <w:r w:rsidR="00304752" w:rsidRPr="00EF0816" w:rsidDel="0021233F">
          <w:rPr>
            <w:rStyle w:val="Pripombasklic"/>
            <w:rPrChange w:id="222" w:author="Žan Juvan" w:date="2020-04-22T18:18:00Z">
              <w:rPr>
                <w:rStyle w:val="Pripombasklic"/>
              </w:rPr>
            </w:rPrChange>
          </w:rPr>
          <w:commentReference w:id="172"/>
        </w:r>
        <w:bookmarkStart w:id="223" w:name="_Toc36139626"/>
        <w:bookmarkStart w:id="224" w:name="_Toc38472075"/>
        <w:bookmarkStart w:id="225" w:name="_Toc38472117"/>
        <w:bookmarkStart w:id="226" w:name="_Toc38472260"/>
        <w:bookmarkStart w:id="227" w:name="_Toc38472327"/>
        <w:bookmarkStart w:id="228" w:name="_Toc38476340"/>
        <w:bookmarkEnd w:id="223"/>
        <w:bookmarkEnd w:id="224"/>
        <w:bookmarkEnd w:id="225"/>
        <w:bookmarkEnd w:id="226"/>
        <w:bookmarkEnd w:id="227"/>
        <w:bookmarkEnd w:id="228"/>
      </w:del>
    </w:p>
    <w:p w14:paraId="368BDAF7" w14:textId="32041F80" w:rsidR="00232AD6" w:rsidRPr="00EF0816" w:rsidRDefault="00304752">
      <w:pPr>
        <w:pStyle w:val="Naslov1"/>
        <w:rPr>
          <w:ins w:id="229" w:author="Uroš Ocepek" w:date="2019-11-19T14:46:00Z"/>
          <w:rPrChange w:id="230" w:author="Žan Juvan" w:date="2020-04-22T18:18:00Z">
            <w:rPr>
              <w:ins w:id="231" w:author="Uroš Ocepek" w:date="2019-11-19T14:46:00Z"/>
            </w:rPr>
          </w:rPrChange>
        </w:rPr>
        <w:pPrChange w:id="232" w:author="Timotej Robavs" w:date="2020-03-27T11:49:00Z">
          <w:pPr/>
        </w:pPrChange>
      </w:pPr>
      <w:bookmarkStart w:id="233" w:name="_Toc38476341"/>
      <w:commentRangeStart w:id="234"/>
      <w:ins w:id="235" w:author="Uroš Ocepek" w:date="2019-11-19T14:43:00Z">
        <w:r w:rsidRPr="00EF0816">
          <w:rPr>
            <w:rPrChange w:id="236" w:author="Žan Juvan" w:date="2020-04-22T18:18:00Z">
              <w:rPr/>
            </w:rPrChange>
          </w:rPr>
          <w:t>Uvod</w:t>
        </w:r>
      </w:ins>
      <w:commentRangeEnd w:id="234"/>
      <w:ins w:id="237" w:author="Uroš Ocepek" w:date="2019-11-19T14:44:00Z">
        <w:r w:rsidRPr="00EF0816">
          <w:rPr>
            <w:rStyle w:val="Pripombasklic"/>
            <w:rPrChange w:id="238" w:author="Žan Juvan" w:date="2020-04-22T18:18:00Z">
              <w:rPr>
                <w:rStyle w:val="Pripombasklic"/>
              </w:rPr>
            </w:rPrChange>
          </w:rPr>
          <w:commentReference w:id="234"/>
        </w:r>
      </w:ins>
      <w:bookmarkEnd w:id="233"/>
    </w:p>
    <w:p w14:paraId="41CE37DC" w14:textId="77777777" w:rsidR="002618DA" w:rsidRPr="00EF0816" w:rsidRDefault="002618DA" w:rsidP="002618DA">
      <w:ins w:id="239" w:author="Uroš Ocepek" w:date="2019-11-19T14:46:00Z">
        <w:r w:rsidRPr="00EF0816">
          <w:t>Spolno prenosljive bolezni so pogost pojav v družbi in po našem mnenju je ozaveščenost o njih še vedno slaba, o tem se ne govori in oboleli so še vedno stigmatizirani. Zato menimo, da je relevantno predvsem ljudi ozaveščati in posledično smo se odločili, da bomo s svojo inovacijo prispevali k temu. Raziskava, ki smo jo naredili med mladostniki v Zasavju (vključeno je bilo večina zasavskih osnovnih in srednjih šol) je pokazala, da se mladostniki vse bolj zgodaj soočajo s spolnostjo. V ta namen smo razvili spletni virtualni učbenik, ki temelji na virtualni resničnosti. Dostopna je na spletu, dijaki jo uporabljajo tako na računalnikih kot tudi na tablicah in pametnih telefonih.</w:t>
        </w:r>
      </w:ins>
      <w:r w:rsidRPr="00EF0816">
        <w:t xml:space="preserve"> Za izdelavo smo se na koncu odločili za ogrodje </w:t>
      </w:r>
      <w:proofErr w:type="spellStart"/>
      <w:r w:rsidRPr="00EF0816">
        <w:t>Unity</w:t>
      </w:r>
      <w:proofErr w:type="spellEnd"/>
      <w:r w:rsidRPr="00EF0816">
        <w:t>, vmesna aplikacija, ki je bila dostopna le preko spletna, je bila izdelana z ogrodjem A-</w:t>
      </w:r>
      <w:proofErr w:type="spellStart"/>
      <w:r w:rsidRPr="00EF0816">
        <w:t>frame</w:t>
      </w:r>
      <w:proofErr w:type="spellEnd"/>
      <w:r w:rsidRPr="00EF0816">
        <w:t>.</w:t>
      </w:r>
      <w:ins w:id="240" w:author="Uroš Ocepek" w:date="2019-11-19T14:46:00Z">
        <w:r w:rsidRPr="00EF0816">
          <w:t xml:space="preserve"> V aplikaciji smo v virtualni resničnosti predstavili spolno prenosljive okužbe na mikroskopskem nivoju, kar mladostnikom na inovativen način predstavi svet mikroorganizmov. Želeli smo ozavestiti problematiko in seznaniti najstnike o posledicah nezaščitenega spolnega odnosa. Glede na dober odziv zasavskih srednješolcev smo spletno virtualni učbenik nadgradili in dodali učno snov. Z virtualnim učbenikom smo postavili nove smernice v razvoju učnih gradiv.</w:t>
        </w:r>
      </w:ins>
    </w:p>
    <w:p w14:paraId="1F41D60E" w14:textId="16035D33" w:rsidR="002618DA" w:rsidRPr="00EF0816" w:rsidRDefault="006850ED" w:rsidP="002618DA">
      <w:r w:rsidRPr="00EF0816">
        <w:t xml:space="preserve">V prvem poglavju </w:t>
      </w:r>
      <w:r w:rsidR="005C0909" w:rsidRPr="00EF0816">
        <w:t>sva zajela uvod in pregl</w:t>
      </w:r>
      <w:r w:rsidR="008C50E2" w:rsidRPr="00EF0816">
        <w:t xml:space="preserve">ed stanja </w:t>
      </w:r>
      <w:r w:rsidR="00117B2E" w:rsidRPr="00EF0816">
        <w:t>trgu aplikacij</w:t>
      </w:r>
      <w:r w:rsidR="0080058E" w:rsidRPr="00EF0816">
        <w:t>, saj je aplikacija prijavljena kot inovacija. V drugem poglavju se osredotočimo na vse tehnologije, ki smo jih uporabili tekom izdelave aplikacije</w:t>
      </w:r>
      <w:r w:rsidR="006E4BC3" w:rsidRPr="00EF0816">
        <w:t>, in jih na kratko opi</w:t>
      </w:r>
      <w:r w:rsidR="003E5973" w:rsidRPr="00EF0816">
        <w:t>šemo. Tretje poglavje govori o razvoju aplikacije</w:t>
      </w:r>
      <w:r w:rsidR="00461DBC" w:rsidRPr="00EF0816">
        <w:t xml:space="preserve"> </w:t>
      </w:r>
      <w:r w:rsidR="003E5973" w:rsidRPr="00EF0816">
        <w:t>kako smo začeli</w:t>
      </w:r>
      <w:r w:rsidR="00461DBC" w:rsidRPr="00EF0816">
        <w:t xml:space="preserve">, opis </w:t>
      </w:r>
      <w:r w:rsidR="00B86758" w:rsidRPr="00EF0816">
        <w:t>prve aplikacije v ogrodju A-</w:t>
      </w:r>
      <w:proofErr w:type="spellStart"/>
      <w:r w:rsidR="00B86758" w:rsidRPr="00EF0816">
        <w:t>frame</w:t>
      </w:r>
      <w:proofErr w:type="spellEnd"/>
      <w:r w:rsidR="00B86758" w:rsidRPr="00EF0816">
        <w:t xml:space="preserve"> s slikami kode in opisom, nato pa še </w:t>
      </w:r>
      <w:r w:rsidR="00EF3E3B" w:rsidRPr="00EF0816">
        <w:t xml:space="preserve">izdelava aplikacije v orodju </w:t>
      </w:r>
      <w:proofErr w:type="spellStart"/>
      <w:r w:rsidR="00EF3E3B" w:rsidRPr="00EF0816">
        <w:t>Unity</w:t>
      </w:r>
      <w:proofErr w:type="spellEnd"/>
      <w:r w:rsidR="00EF3E3B" w:rsidRPr="00EF0816">
        <w:t xml:space="preserve"> z </w:t>
      </w:r>
      <w:r w:rsidR="00E6679B" w:rsidRPr="00EF0816">
        <w:t>glavnimi funkcijami</w:t>
      </w:r>
      <w:r w:rsidR="002E6DB0" w:rsidRPr="00EF0816">
        <w:t xml:space="preserve"> v njej in </w:t>
      </w:r>
      <w:r w:rsidR="00A77DBC" w:rsidRPr="00EF0816">
        <w:t>z razlagami le teh</w:t>
      </w:r>
      <w:r w:rsidR="00887213" w:rsidRPr="00EF0816">
        <w:t xml:space="preserve">. </w:t>
      </w:r>
      <w:r w:rsidR="00F03187" w:rsidRPr="00EF0816">
        <w:t xml:space="preserve">Četrto poglavje razloži kako se vsaka od treh različic </w:t>
      </w:r>
      <w:r w:rsidR="002F1BB8" w:rsidRPr="00EF0816">
        <w:t>aplikacije uporablja</w:t>
      </w:r>
      <w:r w:rsidR="00803945" w:rsidRPr="00EF0816">
        <w:t xml:space="preserve">. Pred koncem v </w:t>
      </w:r>
      <w:r w:rsidR="00EE4481" w:rsidRPr="00EF0816">
        <w:t xml:space="preserve">petem poglavju opredeliva prednosti in slabosti </w:t>
      </w:r>
      <w:r w:rsidR="00015D4D" w:rsidRPr="00EF0816">
        <w:t xml:space="preserve">naše aplikacije. </w:t>
      </w:r>
      <w:r w:rsidR="009A3FF9" w:rsidRPr="00EF0816">
        <w:t xml:space="preserve">Šesto poglavje pa </w:t>
      </w:r>
      <w:r w:rsidR="006947DF" w:rsidRPr="00EF0816">
        <w:t>je zaključek poročila.</w:t>
      </w:r>
    </w:p>
    <w:p w14:paraId="407E2E70" w14:textId="64B86ACB" w:rsidR="009B3C76" w:rsidRPr="00EF0816" w:rsidRDefault="009B3C76">
      <w:pPr>
        <w:pStyle w:val="Naslov2"/>
        <w:ind w:left="567" w:hanging="567"/>
        <w:pPrChange w:id="241" w:author="Timotej Robavs" w:date="2020-03-27T11:49:00Z">
          <w:pPr>
            <w:pStyle w:val="Naslov2"/>
          </w:pPr>
        </w:pPrChange>
      </w:pPr>
      <w:del w:id="242" w:author="Uroš Ocepek" w:date="2019-11-19T14:45:00Z">
        <w:r w:rsidRPr="00EF0816" w:rsidDel="00DE5AC5">
          <w:delText>Podobni izdelki</w:delText>
        </w:r>
      </w:del>
      <w:bookmarkStart w:id="243" w:name="_Toc38476342"/>
      <w:ins w:id="244" w:author="Uroš Ocepek" w:date="2019-11-19T14:45:00Z">
        <w:r w:rsidR="00DE5AC5" w:rsidRPr="00EF0816">
          <w:t>Pregled stanja</w:t>
        </w:r>
      </w:ins>
      <w:bookmarkEnd w:id="243"/>
    </w:p>
    <w:p w14:paraId="079627EC" w14:textId="77777777" w:rsidR="008D3CA6" w:rsidRPr="00EF0816" w:rsidRDefault="001C4C1D" w:rsidP="008D3CA6">
      <w:pPr>
        <w:rPr>
          <w:ins w:id="245" w:author="Uroš Ocepek" w:date="2019-11-19T14:46:00Z"/>
        </w:rPr>
      </w:pPr>
      <w:r w:rsidRPr="00EF0816">
        <w:t xml:space="preserve"> </w:t>
      </w:r>
      <w:ins w:id="246" w:author="Uroš Ocepek" w:date="2019-11-19T14:46:00Z">
        <w:r w:rsidR="008D3CA6" w:rsidRPr="00EF0816">
          <w:t>Zaenkrat smo v Sloveniji edini, ki smo ustvarili aplikacijo, ki naslovniku predstavi tako izvor na ravni mikroorganizmov, kakor tudi ozaveščanje o nalezljivosti in problematiki  nasploh. Na splošno že obstajajo spletne strani za ozaveščanje o spolno prenosljivih okužbah: npr. Nacionalni inštitut za javno zdravje (www.nijz.si), Izberi sam (www.izberisam.org), Spletna aplikacija za prepoznavanje in informiranje o spolno prenosljivih okužbah (https://aspo.mf.uni-lj.si/static/ASPO_new/#/) in drugi. Vsi primeri predstavljajo preprosto spletno stran, ki je namenjana pregledovanju in branju. Ni pa tiste dodane vrednosti, ki bi mladostnike privabila, da bi si vzeli čas in v motivacijsko nabitim učnim okoljem pregledovali vsebine. Tu pride nasproti naša inovacija, ker temelji na virtualni izkušnji, ki je že sama po sebi motivacijska učna izkušnja. Po drugi strani pa smo z virtualnim okoljem omogočili, da si vsak lažje predstavlja svet mikroorganizmov.</w:t>
        </w:r>
      </w:ins>
    </w:p>
    <w:p w14:paraId="26864DE5" w14:textId="77777777" w:rsidR="008D3CA6" w:rsidRPr="00EF0816" w:rsidRDefault="008D3CA6" w:rsidP="008D3CA6">
      <w:pPr>
        <w:rPr>
          <w:ins w:id="247" w:author="Uroš Ocepek" w:date="2019-11-19T14:46:00Z"/>
        </w:rPr>
      </w:pPr>
      <w:ins w:id="248" w:author="Uroš Ocepek" w:date="2019-11-19T14:46:00Z">
        <w:r w:rsidRPr="00EF0816">
          <w:t xml:space="preserve">Menimo, da gre predvsem za splošno korist družbi. Tako kot na vseh področjih človeškega delovanja, tako tudi na področju spolno prenosljivih bolezni je znanje tisto, ki vodi k napredku in izboljšanju, kar naša aplikacij prinaša. Pri inovaciji moramo izpostaviti dva vidika, in sicer vidik predstavitve SPO na </w:t>
        </w:r>
        <w:proofErr w:type="spellStart"/>
        <w:r w:rsidRPr="00EF0816">
          <w:t>mikro</w:t>
        </w:r>
        <w:proofErr w:type="spellEnd"/>
        <w:r w:rsidRPr="00EF0816">
          <w:t xml:space="preserve"> ravni in prvi spletni virtualni učbenik.</w:t>
        </w:r>
      </w:ins>
    </w:p>
    <w:p w14:paraId="096716C6" w14:textId="77777777" w:rsidR="008D3CA6" w:rsidRPr="00EF0816" w:rsidRDefault="008D3CA6" w:rsidP="008D3CA6">
      <w:pPr>
        <w:rPr>
          <w:ins w:id="249" w:author="Uroš Ocepek" w:date="2019-11-19T14:46:00Z"/>
        </w:rPr>
      </w:pPr>
      <w:ins w:id="250" w:author="Uroš Ocepek" w:date="2019-11-19T14:46:00Z">
        <w:r w:rsidRPr="00EF0816">
          <w:t xml:space="preserve">Namen inovacije je, da spolno prenosljive okužbe predstavimo na nivoju mikroorganizmov. Vse obstoječe tuje ali slovenske spletne strani, ki nudijo informacije o SPO, opisujejo znake in simptome ter posledice okužb. Večina pa ne predstavi vira okužba, ki je v </w:t>
        </w:r>
        <w:proofErr w:type="spellStart"/>
        <w:r w:rsidRPr="00EF0816">
          <w:t>mikro</w:t>
        </w:r>
        <w:proofErr w:type="spellEnd"/>
        <w:r w:rsidRPr="00EF0816">
          <w:t xml:space="preserve"> svetu. Zato smo tudi v tej dimenziji inovativni, saj smo prvi, ki prehod iz </w:t>
        </w:r>
        <w:proofErr w:type="spellStart"/>
        <w:r w:rsidRPr="00EF0816">
          <w:t>mikro</w:t>
        </w:r>
        <w:proofErr w:type="spellEnd"/>
        <w:r w:rsidRPr="00EF0816">
          <w:t xml:space="preserve"> sveta v makro svet poskuša mladostnikom predstaviti SPO.</w:t>
        </w:r>
      </w:ins>
    </w:p>
    <w:p w14:paraId="21A98359" w14:textId="630A07E2" w:rsidR="009B3C76" w:rsidRPr="00EF0816" w:rsidDel="00DE6A76" w:rsidRDefault="008D3CA6" w:rsidP="008D3CA6">
      <w:pPr>
        <w:rPr>
          <w:del w:id="251" w:author="Uroš Ocepek" w:date="2019-11-19T14:47:00Z"/>
        </w:rPr>
      </w:pPr>
      <w:ins w:id="252" w:author="Uroš Ocepek" w:date="2019-11-19T14:46:00Z">
        <w:r w:rsidRPr="00EF0816">
          <w:t xml:space="preserve">Po drugi strani pa je izvedba inovacije inovacija sama zase, saj gre za prvi slovenski spletni virtualni učbenik. Sicer obstaja veliko število učnih orodij, ki temeljijo na virtualni resničnosti. En primer so dijaki STPŠ Trbovlje tudi prijavili na lanskoletni razpis za inovacije Zasavja. Njihova inovacija in druge njim podobne rešitve temeljijo na tem, da ima uporabnik/učenec v virtualnem učnem okolju simulacijsko izkušnjo. Manipulira z objekti, sestavlja nove artefakte in podobno. Mi pa smo se lotili inovacije na drug način, saj mi želimo učencu v virtualnem okolju (ki omogoča kreiranje novega navidezna 360° sveta) podati tako učno snov v besedilni in slikovni obliki ter z doživetjem občutenja </w:t>
        </w:r>
        <w:proofErr w:type="spellStart"/>
        <w:r w:rsidRPr="00EF0816">
          <w:t>mikro</w:t>
        </w:r>
        <w:proofErr w:type="spellEnd"/>
        <w:r w:rsidRPr="00EF0816">
          <w:t xml:space="preserve"> sveta preko 360° slik, ki smo jih pripravili in postavili v virtualno učno okolje.</w:t>
        </w:r>
      </w:ins>
    </w:p>
    <w:p w14:paraId="24046665" w14:textId="77777777" w:rsidR="00217D24" w:rsidRPr="00EF0816" w:rsidRDefault="00217D24" w:rsidP="00217D24"/>
    <w:p w14:paraId="498EB31A" w14:textId="626C10A8" w:rsidR="00495A6A" w:rsidRPr="00EF0816" w:rsidRDefault="00217D24">
      <w:pPr>
        <w:pStyle w:val="Naslov2"/>
        <w:ind w:left="567" w:hanging="567"/>
        <w:pPrChange w:id="253" w:author="Timotej Robavs" w:date="2020-03-27T11:49:00Z">
          <w:pPr>
            <w:pStyle w:val="Naslov2"/>
          </w:pPr>
        </w:pPrChange>
      </w:pPr>
      <w:bookmarkStart w:id="254" w:name="_Toc38476343"/>
      <w:r w:rsidRPr="00EF0816">
        <w:lastRenderedPageBreak/>
        <w:t>Cilj naloge</w:t>
      </w:r>
      <w:bookmarkEnd w:id="254"/>
    </w:p>
    <w:p w14:paraId="4234B253" w14:textId="77777777" w:rsidR="001568FE" w:rsidRPr="00EF0816" w:rsidRDefault="001568FE" w:rsidP="001568FE">
      <w:pPr>
        <w:rPr>
          <w:rFonts w:cstheme="majorHAnsi"/>
        </w:rPr>
      </w:pPr>
      <w:r w:rsidRPr="00EF0816">
        <w:t>Cilj naše naloge je narediti virtualno spletno aplikacijo, ki bo služila kot alternativni predstavitveni pripomoček za učenje učnih vsebin na temo spolno prenosljivih bolezni. Poleg aplikacije želimo čim bolj približati uporabnikom znanje o spolno prenosljivih organizmih in predstaviti temo o spolnosti, ki je še vedno tabu tema današnje družbe.</w:t>
      </w:r>
      <w:r w:rsidRPr="00EF0816">
        <w:rPr>
          <w:rFonts w:cstheme="majorHAnsi"/>
        </w:rPr>
        <w:t xml:space="preserve"> </w:t>
      </w:r>
    </w:p>
    <w:p w14:paraId="34400A64" w14:textId="17DB78FE" w:rsidR="00C76478" w:rsidRPr="00EF0816" w:rsidRDefault="00C76478">
      <w:pPr>
        <w:rPr>
          <w:rFonts w:cstheme="majorHAnsi"/>
        </w:rPr>
      </w:pPr>
      <w:r w:rsidRPr="00EF0816">
        <w:rPr>
          <w:rFonts w:cstheme="majorHAnsi"/>
        </w:rPr>
        <w:br w:type="page"/>
      </w:r>
    </w:p>
    <w:p w14:paraId="59BD79DE" w14:textId="7ABF4E28" w:rsidR="00C76478" w:rsidRPr="00EF0816" w:rsidRDefault="00C76478">
      <w:pPr>
        <w:pStyle w:val="Naslov1"/>
      </w:pPr>
      <w:bookmarkStart w:id="255" w:name="_Toc38476344"/>
      <w:r w:rsidRPr="00EF0816">
        <w:lastRenderedPageBreak/>
        <w:t>Uporablj</w:t>
      </w:r>
      <w:r w:rsidR="00075B32" w:rsidRPr="00EF0816">
        <w:t>ene tehnologije</w:t>
      </w:r>
      <w:bookmarkEnd w:id="255"/>
    </w:p>
    <w:p w14:paraId="18263DF5" w14:textId="77777777" w:rsidR="009D2D53" w:rsidRPr="00EF0816" w:rsidRDefault="009D2D53" w:rsidP="009D2D53"/>
    <w:p w14:paraId="20DFFB30" w14:textId="19A03543" w:rsidR="00382C93" w:rsidRPr="00EF0816" w:rsidRDefault="00382C93" w:rsidP="00A04EA5">
      <w:r w:rsidRPr="00EF0816">
        <w:t xml:space="preserve">Za </w:t>
      </w:r>
      <w:r w:rsidR="001E52C3" w:rsidRPr="00EF0816">
        <w:t xml:space="preserve">izdelavo začetne aplikacije smo izbrali spletno ogrodje A-Frame.  </w:t>
      </w:r>
      <w:r w:rsidR="00A10291" w:rsidRPr="00EF0816">
        <w:t xml:space="preserve">Aplikacija je delovala s tem ogrodjem </w:t>
      </w:r>
      <w:del w:id="256" w:author="Uroš Ocepek" w:date="2019-11-19T14:49:00Z">
        <w:r w:rsidR="00A10291" w:rsidRPr="00EF0816" w:rsidDel="009F61CB">
          <w:delText xml:space="preserve">čisto </w:delText>
        </w:r>
      </w:del>
      <w:ins w:id="257" w:author="Uroš Ocepek" w:date="2019-11-19T14:49:00Z">
        <w:r w:rsidR="009F61CB" w:rsidRPr="00EF0816">
          <w:t xml:space="preserve">dovolj </w:t>
        </w:r>
      </w:ins>
      <w:r w:rsidR="00A10291" w:rsidRPr="00EF0816">
        <w:t>dobro, ampak</w:t>
      </w:r>
      <w:r w:rsidR="00D018A3" w:rsidRPr="00EF0816">
        <w:t xml:space="preserve"> smo želeli z aplikacijo doseči </w:t>
      </w:r>
      <w:del w:id="258" w:author="Uroš Ocepek" w:date="2019-11-19T14:49:00Z">
        <w:r w:rsidR="00D018A3" w:rsidRPr="00EF0816" w:rsidDel="0033293B">
          <w:delText xml:space="preserve">večjo </w:delText>
        </w:r>
      </w:del>
      <w:ins w:id="259" w:author="Uroš Ocepek" w:date="2019-11-19T14:49:00Z">
        <w:r w:rsidR="0033293B" w:rsidRPr="00EF0816">
          <w:t xml:space="preserve">večji krog </w:t>
        </w:r>
      </w:ins>
      <w:r w:rsidR="00D018A3" w:rsidRPr="00EF0816">
        <w:t>publik</w:t>
      </w:r>
      <w:del w:id="260" w:author="Uroš Ocepek" w:date="2019-11-19T14:49:00Z">
        <w:r w:rsidR="00D018A3" w:rsidRPr="00EF0816" w:rsidDel="0033293B">
          <w:delText>o</w:delText>
        </w:r>
      </w:del>
      <w:ins w:id="261" w:author="Uroš Ocepek" w:date="2019-11-19T14:49:00Z">
        <w:r w:rsidR="0033293B" w:rsidRPr="00EF0816">
          <w:t>e</w:t>
        </w:r>
      </w:ins>
      <w:r w:rsidR="00D018A3" w:rsidRPr="00EF0816">
        <w:t xml:space="preserve"> in </w:t>
      </w:r>
      <w:ins w:id="262" w:author="Uroš Ocepek" w:date="2019-11-19T14:49:00Z">
        <w:r w:rsidR="0033293B" w:rsidRPr="00EF0816">
          <w:t>iz</w:t>
        </w:r>
      </w:ins>
      <w:r w:rsidR="00D018A3" w:rsidRPr="00EF0816">
        <w:t>boljš</w:t>
      </w:r>
      <w:del w:id="263" w:author="Uroš Ocepek" w:date="2019-11-19T14:49:00Z">
        <w:r w:rsidR="00D018A3" w:rsidRPr="00EF0816" w:rsidDel="0033293B">
          <w:delText>e</w:delText>
        </w:r>
      </w:del>
      <w:ins w:id="264" w:author="Uroš Ocepek" w:date="2019-11-19T14:49:00Z">
        <w:r w:rsidR="0033293B" w:rsidRPr="00EF0816">
          <w:t>ati</w:t>
        </w:r>
      </w:ins>
      <w:r w:rsidR="00D018A3" w:rsidRPr="00EF0816">
        <w:t xml:space="preserve"> delovanje</w:t>
      </w:r>
      <w:del w:id="265" w:author="Uroš Ocepek" w:date="2019-11-19T14:49:00Z">
        <w:r w:rsidR="00172A3A" w:rsidRPr="00EF0816" w:rsidDel="0033293B">
          <w:delText>,</w:delText>
        </w:r>
      </w:del>
      <w:ins w:id="266" w:author="Uroš Ocepek" w:date="2019-11-19T14:49:00Z">
        <w:r w:rsidR="0033293B" w:rsidRPr="00EF0816">
          <w:t>.</w:t>
        </w:r>
      </w:ins>
      <w:r w:rsidR="00172A3A" w:rsidRPr="00EF0816">
        <w:t xml:space="preserve"> </w:t>
      </w:r>
      <w:ins w:id="267" w:author="Uroš Ocepek" w:date="2019-11-19T14:49:00Z">
        <w:r w:rsidR="0033293B" w:rsidRPr="00EF0816">
          <w:t>Z</w:t>
        </w:r>
      </w:ins>
      <w:del w:id="268" w:author="Uroš Ocepek" w:date="2019-11-19T14:49:00Z">
        <w:r w:rsidR="00172A3A" w:rsidRPr="00EF0816" w:rsidDel="0033293B">
          <w:delText>z</w:delText>
        </w:r>
      </w:del>
      <w:r w:rsidR="00172A3A" w:rsidRPr="00EF0816">
        <w:t>ato smo se odločili, da bomo aplikacijo začeli izdelo</w:t>
      </w:r>
      <w:r w:rsidR="00744B2E" w:rsidRPr="00EF0816">
        <w:t xml:space="preserve">vati v ogrodju </w:t>
      </w:r>
      <w:proofErr w:type="spellStart"/>
      <w:r w:rsidR="00744B2E" w:rsidRPr="00EF0816">
        <w:t>Unity</w:t>
      </w:r>
      <w:proofErr w:type="spellEnd"/>
      <w:r w:rsidR="00744B2E" w:rsidRPr="00EF0816">
        <w:t xml:space="preserve">, ki je </w:t>
      </w:r>
      <w:del w:id="269" w:author="Uroš Ocepek" w:date="2019-11-19T14:50:00Z">
        <w:r w:rsidR="00744B2E" w:rsidRPr="00EF0816" w:rsidDel="0033293B">
          <w:delText xml:space="preserve">dosti </w:delText>
        </w:r>
      </w:del>
      <w:r w:rsidR="00744B2E" w:rsidRPr="00EF0816">
        <w:t>bolj</w:t>
      </w:r>
      <w:del w:id="270" w:author="Uroš Ocepek" w:date="2019-11-19T14:50:00Z">
        <w:r w:rsidR="00744B2E" w:rsidRPr="00EF0816" w:rsidDel="0033293B">
          <w:delText>e</w:delText>
        </w:r>
      </w:del>
      <w:r w:rsidR="00744B2E" w:rsidRPr="00EF0816">
        <w:t xml:space="preserve"> razširjen </w:t>
      </w:r>
      <w:del w:id="271" w:author="Uroš Ocepek" w:date="2019-11-19T14:50:00Z">
        <w:r w:rsidR="00744B2E" w:rsidRPr="00EF0816" w:rsidDel="0033293B">
          <w:delText xml:space="preserve">kot </w:delText>
        </w:r>
      </w:del>
      <w:ins w:id="272" w:author="Uroš Ocepek" w:date="2019-11-19T14:50:00Z">
        <w:r w:rsidR="0033293B" w:rsidRPr="00EF0816">
          <w:t xml:space="preserve">kakor </w:t>
        </w:r>
      </w:ins>
      <w:del w:id="273" w:author="Uroš Ocepek" w:date="2019-11-19T14:50:00Z">
        <w:r w:rsidR="00744B2E" w:rsidRPr="00EF0816" w:rsidDel="0033293B">
          <w:delText>pa</w:delText>
        </w:r>
      </w:del>
      <w:r w:rsidR="00E35B4A" w:rsidRPr="00EF0816">
        <w:t xml:space="preserve"> </w:t>
      </w:r>
      <w:r w:rsidR="00744B2E" w:rsidRPr="00EF0816">
        <w:t>A-Frame</w:t>
      </w:r>
      <w:r w:rsidR="00E35B4A" w:rsidRPr="00EF0816">
        <w:t xml:space="preserve"> </w:t>
      </w:r>
      <w:r w:rsidR="007C6B49" w:rsidRPr="00EF0816">
        <w:t xml:space="preserve">in nam omogoča dodati veliko dodatkov </w:t>
      </w:r>
      <w:r w:rsidR="00A04EA5" w:rsidRPr="00EF0816">
        <w:t>za izboljšanje delovanja</w:t>
      </w:r>
      <w:del w:id="274" w:author="Uroš Ocepek" w:date="2019-11-19T14:50:00Z">
        <w:r w:rsidR="00A04EA5" w:rsidRPr="00EF0816" w:rsidDel="0033293B">
          <w:delText xml:space="preserve"> in</w:delText>
        </w:r>
      </w:del>
      <w:ins w:id="275" w:author="Uroš Ocepek" w:date="2019-11-19T14:50:00Z">
        <w:r w:rsidR="0033293B" w:rsidRPr="00EF0816">
          <w:t xml:space="preserve"> ter </w:t>
        </w:r>
      </w:ins>
      <w:del w:id="276" w:author="Uroš Ocepek" w:date="2019-11-19T14:50:00Z">
        <w:r w:rsidR="00A04EA5" w:rsidRPr="00EF0816" w:rsidDel="0033293B">
          <w:delText xml:space="preserve"> </w:delText>
        </w:r>
      </w:del>
      <w:r w:rsidR="00A04EA5" w:rsidRPr="00EF0816">
        <w:t>izgleda aplikacije.</w:t>
      </w:r>
    </w:p>
    <w:p w14:paraId="61A02298" w14:textId="77777777" w:rsidR="00A04EA5" w:rsidRPr="00EF0816" w:rsidRDefault="00A04EA5" w:rsidP="00A04EA5"/>
    <w:p w14:paraId="743CFC39" w14:textId="1046A56D" w:rsidR="00EC1431" w:rsidRPr="00EF0816" w:rsidRDefault="00EC1431">
      <w:pPr>
        <w:pStyle w:val="Naslov2"/>
        <w:ind w:left="567" w:hanging="567"/>
        <w:pPrChange w:id="277" w:author="Timotej Robavs" w:date="2020-03-27T11:49:00Z">
          <w:pPr>
            <w:pStyle w:val="Naslov2"/>
          </w:pPr>
        </w:pPrChange>
      </w:pPr>
      <w:bookmarkStart w:id="278" w:name="_Toc38476345"/>
      <w:r w:rsidRPr="00EF0816">
        <w:t>A-</w:t>
      </w:r>
      <w:r w:rsidR="009437F2" w:rsidRPr="00EF0816">
        <w:t>Frame</w:t>
      </w:r>
      <w:bookmarkEnd w:id="278"/>
    </w:p>
    <w:p w14:paraId="42851905" w14:textId="77777777" w:rsidR="00236C41" w:rsidRPr="00EF0816" w:rsidRDefault="00BF6F6E" w:rsidP="005206AC">
      <w:pPr>
        <w:jc w:val="center"/>
      </w:pPr>
      <w:r w:rsidRPr="00016CED">
        <w:rPr>
          <w:noProof/>
        </w:rPr>
        <w:drawing>
          <wp:inline distT="0" distB="0" distL="0" distR="0" wp14:anchorId="23C5B3C6" wp14:editId="19BB1478">
            <wp:extent cx="1498114" cy="1745673"/>
            <wp:effectExtent l="0" t="0" r="6985" b="6985"/>
            <wp:docPr id="1651203724" name="Slika 2" descr="Rezultat iskanja slik za A-frame web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2"/>
                    <pic:cNvPicPr/>
                  </pic:nvPicPr>
                  <pic:blipFill>
                    <a:blip r:embed="rId12">
                      <a:extLst>
                        <a:ext uri="{28A0092B-C50C-407E-A947-70E740481C1C}">
                          <a14:useLocalDpi xmlns:a14="http://schemas.microsoft.com/office/drawing/2010/main" val="0"/>
                        </a:ext>
                      </a:extLst>
                    </a:blip>
                    <a:stretch>
                      <a:fillRect/>
                    </a:stretch>
                  </pic:blipFill>
                  <pic:spPr>
                    <a:xfrm>
                      <a:off x="0" y="0"/>
                      <a:ext cx="1507772" cy="1756927"/>
                    </a:xfrm>
                    <a:prstGeom prst="rect">
                      <a:avLst/>
                    </a:prstGeom>
                  </pic:spPr>
                </pic:pic>
              </a:graphicData>
            </a:graphic>
          </wp:inline>
        </w:drawing>
      </w:r>
    </w:p>
    <w:p w14:paraId="3E7CAA67" w14:textId="1E203FE5" w:rsidR="00BF6F6E" w:rsidRPr="00EF0816" w:rsidRDefault="00236C41" w:rsidP="00236C41">
      <w:pPr>
        <w:pStyle w:val="Napis"/>
        <w:jc w:val="center"/>
      </w:pPr>
      <w:bookmarkStart w:id="279" w:name="_Toc34025781"/>
      <w:r w:rsidRPr="00EF0816">
        <w:t xml:space="preserve">Slika </w:t>
      </w:r>
      <w:r w:rsidRPr="00016CED">
        <w:fldChar w:fldCharType="begin"/>
      </w:r>
      <w:r w:rsidRPr="00EF0816">
        <w:instrText>SEQ Slika \* ARABIC</w:instrText>
      </w:r>
      <w:r w:rsidRPr="00EF0816">
        <w:rPr>
          <w:rPrChange w:id="280" w:author="Žan Juvan" w:date="2020-04-22T18:18:00Z">
            <w:rPr/>
          </w:rPrChange>
        </w:rPr>
        <w:fldChar w:fldCharType="separate"/>
      </w:r>
      <w:r w:rsidR="00950656" w:rsidRPr="00EF0816">
        <w:rPr>
          <w:noProof/>
        </w:rPr>
        <w:t>1</w:t>
      </w:r>
      <w:r w:rsidRPr="00016CED">
        <w:fldChar w:fldCharType="end"/>
      </w:r>
      <w:r w:rsidRPr="00EF0816">
        <w:t xml:space="preserve"> A-Frame</w:t>
      </w:r>
      <w:bookmarkEnd w:id="279"/>
    </w:p>
    <w:p w14:paraId="300D12D4" w14:textId="4520F29D" w:rsidR="00902FC8" w:rsidRPr="00EF0816" w:rsidDel="00025A77" w:rsidRDefault="00F64CAB">
      <w:pPr>
        <w:rPr>
          <w:del w:id="281" w:author="Žan Juvan" w:date="2020-04-22T18:05:00Z"/>
          <w:rFonts w:cstheme="majorHAnsi"/>
        </w:rPr>
      </w:pPr>
      <w:r w:rsidRPr="00EF0816">
        <w:rPr>
          <w:rFonts w:cstheme="majorHAnsi"/>
        </w:rPr>
        <w:t>A-</w:t>
      </w:r>
      <w:r w:rsidR="006670BA" w:rsidRPr="00EF0816">
        <w:rPr>
          <w:rFonts w:cstheme="majorHAnsi"/>
        </w:rPr>
        <w:t>F</w:t>
      </w:r>
      <w:r w:rsidRPr="00EF0816">
        <w:rPr>
          <w:rFonts w:cstheme="majorHAnsi"/>
        </w:rPr>
        <w:t xml:space="preserve">rame je preprosto ogrodje, ki omogoča snovanje in razvijanje v virtualni resničnosti.  A-Frame so razvili v </w:t>
      </w:r>
      <w:proofErr w:type="spellStart"/>
      <w:r w:rsidRPr="00EF0816">
        <w:rPr>
          <w:rFonts w:cstheme="majorHAnsi"/>
        </w:rPr>
        <w:t>Mozil</w:t>
      </w:r>
      <w:r w:rsidR="00584E8F" w:rsidRPr="00EF0816">
        <w:rPr>
          <w:rFonts w:cstheme="majorHAnsi"/>
        </w:rPr>
        <w:t>l</w:t>
      </w:r>
      <w:r w:rsidR="00B278C6" w:rsidRPr="00EF0816">
        <w:rPr>
          <w:rFonts w:cstheme="majorHAnsi"/>
        </w:rPr>
        <w:t>a</w:t>
      </w:r>
      <w:proofErr w:type="spellEnd"/>
      <w:r w:rsidRPr="00EF0816">
        <w:rPr>
          <w:rFonts w:cstheme="majorHAnsi"/>
        </w:rPr>
        <w:t xml:space="preserve"> VR, in sicer so ga izdali leta 2015, kar pomeni, da gre za </w:t>
      </w:r>
      <w:r w:rsidR="00063CD1" w:rsidRPr="00EF0816">
        <w:rPr>
          <w:rFonts w:cstheme="majorHAnsi"/>
        </w:rPr>
        <w:t>ne tako staro tehnologijo</w:t>
      </w:r>
      <w:r w:rsidRPr="00EF0816">
        <w:rPr>
          <w:rFonts w:cstheme="majorHAnsi"/>
        </w:rPr>
        <w:t xml:space="preserve">. A-Frame je bil </w:t>
      </w:r>
      <w:del w:id="282" w:author="Uroš Ocepek" w:date="2019-11-19T14:50:00Z">
        <w:r w:rsidRPr="00EF0816" w:rsidDel="001361C3">
          <w:rPr>
            <w:rFonts w:cstheme="majorHAnsi"/>
          </w:rPr>
          <w:delText xml:space="preserve">je </w:delText>
        </w:r>
      </w:del>
      <w:r w:rsidRPr="00EF0816">
        <w:rPr>
          <w:rFonts w:cstheme="majorHAnsi"/>
        </w:rPr>
        <w:t xml:space="preserve">ustvarjen, da bi spletni razvijalci in oblikovalci izdelovali 3D in VR izkušnje s HTML-jem, ne da bi morali poznati </w:t>
      </w:r>
      <w:proofErr w:type="spellStart"/>
      <w:r w:rsidRPr="00EF0816">
        <w:rPr>
          <w:rFonts w:cstheme="majorHAnsi"/>
        </w:rPr>
        <w:t>JavaScript</w:t>
      </w:r>
      <w:proofErr w:type="spellEnd"/>
      <w:r w:rsidRPr="00EF0816">
        <w:rPr>
          <w:rFonts w:cstheme="majorHAnsi"/>
        </w:rPr>
        <w:t xml:space="preserve">-ove knjižnice </w:t>
      </w:r>
      <w:proofErr w:type="spellStart"/>
      <w:r w:rsidRPr="00EF0816">
        <w:rPr>
          <w:rFonts w:cstheme="majorHAnsi"/>
        </w:rPr>
        <w:t>WebGL</w:t>
      </w:r>
      <w:proofErr w:type="spellEnd"/>
      <w:r w:rsidRPr="00EF0816">
        <w:rPr>
          <w:rFonts w:cstheme="majorHAnsi"/>
        </w:rPr>
        <w:t>. A-Frame je dodelano orodje za izdelavo: spletnih strani v virtualni resničnosti, simulaciji in  iger. Ogrodje temelji na knjižnici Three.</w:t>
      </w:r>
      <w:commentRangeStart w:id="283"/>
      <w:r w:rsidRPr="00EF0816">
        <w:rPr>
          <w:rFonts w:cstheme="majorHAnsi"/>
        </w:rPr>
        <w:t>js</w:t>
      </w:r>
      <w:commentRangeEnd w:id="283"/>
      <w:r w:rsidR="009421EF" w:rsidRPr="00EF0816">
        <w:rPr>
          <w:rStyle w:val="Pripombasklic"/>
        </w:rPr>
        <w:commentReference w:id="283"/>
      </w:r>
      <w:customXmlInsRangeStart w:id="284" w:author="Žan Juvan" w:date="2020-04-22T18:01:00Z"/>
      <w:sdt>
        <w:sdtPr>
          <w:rPr>
            <w:rFonts w:cstheme="majorHAnsi"/>
          </w:rPr>
          <w:id w:val="-1942828966"/>
          <w:citation/>
        </w:sdtPr>
        <w:sdtEndPr/>
        <w:sdtContent>
          <w:customXmlInsRangeEnd w:id="284"/>
          <w:ins w:id="285" w:author="Žan Juvan" w:date="2020-04-22T18:01:00Z">
            <w:r w:rsidR="008D6DC4" w:rsidRPr="00016CED">
              <w:rPr>
                <w:rFonts w:cstheme="majorHAnsi"/>
              </w:rPr>
              <w:fldChar w:fldCharType="begin"/>
            </w:r>
          </w:ins>
          <w:ins w:id="286" w:author="Žan Juvan" w:date="2020-04-22T18:15:00Z">
            <w:r w:rsidR="008C1179" w:rsidRPr="00EF0816">
              <w:rPr>
                <w:rFonts w:cstheme="majorHAnsi"/>
              </w:rPr>
              <w:instrText xml:space="preserve">CITATION McC19 \l 1060 </w:instrText>
            </w:r>
          </w:ins>
          <w:r w:rsidR="008D6DC4" w:rsidRPr="00EF0816">
            <w:rPr>
              <w:rFonts w:cstheme="majorHAnsi"/>
              <w:rPrChange w:id="287" w:author="Žan Juvan" w:date="2020-04-22T18:18:00Z">
                <w:rPr>
                  <w:rFonts w:cstheme="majorHAnsi"/>
                </w:rPr>
              </w:rPrChange>
            </w:rPr>
            <w:fldChar w:fldCharType="separate"/>
          </w:r>
          <w:r w:rsidR="00EF0816">
            <w:rPr>
              <w:rFonts w:cstheme="majorHAnsi"/>
              <w:noProof/>
            </w:rPr>
            <w:t xml:space="preserve"> </w:t>
          </w:r>
          <w:r w:rsidR="00EF0816" w:rsidRPr="00EF0816">
            <w:rPr>
              <w:rFonts w:cstheme="majorHAnsi"/>
              <w:noProof/>
            </w:rPr>
            <w:t>[1]</w:t>
          </w:r>
          <w:ins w:id="288" w:author="Žan Juvan" w:date="2020-04-22T18:01:00Z">
            <w:r w:rsidR="008D6DC4" w:rsidRPr="00016CED">
              <w:rPr>
                <w:rFonts w:cstheme="majorHAnsi"/>
              </w:rPr>
              <w:fldChar w:fldCharType="end"/>
            </w:r>
          </w:ins>
          <w:customXmlInsRangeStart w:id="289" w:author="Žan Juvan" w:date="2020-04-22T18:01:00Z"/>
        </w:sdtContent>
      </w:sdt>
      <w:customXmlInsRangeEnd w:id="289"/>
      <w:r w:rsidR="004533CD" w:rsidRPr="00EF0816">
        <w:rPr>
          <w:rFonts w:cstheme="majorHAnsi"/>
        </w:rPr>
        <w:t>.</w:t>
      </w:r>
    </w:p>
    <w:p w14:paraId="383299DA" w14:textId="77777777" w:rsidR="00025A77" w:rsidRPr="00EF0816" w:rsidRDefault="00025A77">
      <w:pPr>
        <w:rPr>
          <w:ins w:id="290" w:author="Žan Juvan" w:date="2020-04-22T18:05:00Z"/>
          <w:rFonts w:cstheme="majorHAnsi"/>
        </w:rPr>
      </w:pPr>
    </w:p>
    <w:p w14:paraId="11571B20" w14:textId="77B6E5B6" w:rsidR="00A04EA5" w:rsidRPr="00EF0816" w:rsidRDefault="00A04EA5">
      <w:pPr>
        <w:rPr>
          <w:rFonts w:eastAsiaTheme="majorEastAsia" w:cstheme="majorBidi"/>
          <w:color w:val="2F5496" w:themeColor="accent1" w:themeShade="BF"/>
          <w:sz w:val="26"/>
          <w:szCs w:val="26"/>
        </w:rPr>
      </w:pPr>
      <w:bookmarkStart w:id="291" w:name="_Hlk24726449"/>
    </w:p>
    <w:p w14:paraId="1A82E26F" w14:textId="4467F972" w:rsidR="001568FE" w:rsidRPr="00EF0816" w:rsidRDefault="00075B32">
      <w:pPr>
        <w:pStyle w:val="Naslov2"/>
        <w:ind w:left="567" w:hanging="567"/>
        <w:pPrChange w:id="292" w:author="Timotej Robavs" w:date="2020-03-27T11:49:00Z">
          <w:pPr>
            <w:pStyle w:val="Naslov2"/>
          </w:pPr>
        </w:pPrChange>
      </w:pPr>
      <w:bookmarkStart w:id="293" w:name="_Toc38476346"/>
      <w:proofErr w:type="spellStart"/>
      <w:r w:rsidRPr="00EF0816">
        <w:t>Unity</w:t>
      </w:r>
      <w:bookmarkEnd w:id="293"/>
      <w:proofErr w:type="spellEnd"/>
      <w:r w:rsidRPr="00EF0816">
        <w:t xml:space="preserve"> </w:t>
      </w:r>
    </w:p>
    <w:bookmarkEnd w:id="291"/>
    <w:p w14:paraId="1E23FC8D" w14:textId="77777777" w:rsidR="00236C41" w:rsidRPr="00EF0816" w:rsidRDefault="00814081" w:rsidP="00236C41">
      <w:pPr>
        <w:keepNext/>
        <w:jc w:val="center"/>
      </w:pPr>
      <w:r w:rsidRPr="00016CED">
        <w:rPr>
          <w:noProof/>
        </w:rPr>
        <w:drawing>
          <wp:inline distT="0" distB="0" distL="0" distR="0" wp14:anchorId="255894AD" wp14:editId="34D7A9BC">
            <wp:extent cx="3126956" cy="1136072"/>
            <wp:effectExtent l="0" t="0" r="0" b="6985"/>
            <wp:docPr id="191301907" name="Slika 1" descr="Rezultat iskanja slik za un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41437" cy="1141333"/>
                    </a:xfrm>
                    <a:prstGeom prst="rect">
                      <a:avLst/>
                    </a:prstGeom>
                  </pic:spPr>
                </pic:pic>
              </a:graphicData>
            </a:graphic>
          </wp:inline>
        </w:drawing>
      </w:r>
    </w:p>
    <w:p w14:paraId="309E1E99" w14:textId="6EC8C1C1" w:rsidR="00814081" w:rsidRPr="00EF0816" w:rsidRDefault="00236C41" w:rsidP="00236C41">
      <w:pPr>
        <w:pStyle w:val="Napis"/>
        <w:jc w:val="center"/>
      </w:pPr>
      <w:bookmarkStart w:id="294" w:name="_Toc34025782"/>
      <w:r w:rsidRPr="00EF0816">
        <w:t xml:space="preserve">Slika </w:t>
      </w:r>
      <w:r w:rsidRPr="00016CED">
        <w:fldChar w:fldCharType="begin"/>
      </w:r>
      <w:r w:rsidRPr="00EF0816">
        <w:instrText>SEQ Slika \* ARABIC</w:instrText>
      </w:r>
      <w:r w:rsidRPr="00EF0816">
        <w:rPr>
          <w:rPrChange w:id="295" w:author="Žan Juvan" w:date="2020-04-22T18:18:00Z">
            <w:rPr/>
          </w:rPrChange>
        </w:rPr>
        <w:fldChar w:fldCharType="separate"/>
      </w:r>
      <w:r w:rsidR="00950656" w:rsidRPr="00EF0816">
        <w:rPr>
          <w:noProof/>
        </w:rPr>
        <w:t>2</w:t>
      </w:r>
      <w:r w:rsidRPr="00016CED">
        <w:fldChar w:fldCharType="end"/>
      </w:r>
      <w:r w:rsidRPr="00EF0816">
        <w:t xml:space="preserve"> </w:t>
      </w:r>
      <w:proofErr w:type="spellStart"/>
      <w:r w:rsidRPr="00EF0816">
        <w:t>Logo</w:t>
      </w:r>
      <w:proofErr w:type="spellEnd"/>
      <w:r w:rsidRPr="00EF0816">
        <w:t xml:space="preserve"> orodja </w:t>
      </w:r>
      <w:proofErr w:type="spellStart"/>
      <w:r w:rsidRPr="00EF0816">
        <w:t>Unity</w:t>
      </w:r>
      <w:bookmarkEnd w:id="294"/>
      <w:proofErr w:type="spellEnd"/>
    </w:p>
    <w:p w14:paraId="73F08C5F" w14:textId="50646C6F" w:rsidR="00947D46" w:rsidRPr="00EF0816" w:rsidDel="008F0049" w:rsidRDefault="00001CF2" w:rsidP="00BF363D">
      <w:pPr>
        <w:rPr>
          <w:ins w:id="296" w:author="Žan Juvan" w:date="2020-02-10T16:19:00Z"/>
          <w:del w:id="297" w:author="Timotej Robavs" w:date="2020-03-27T11:52:00Z"/>
          <w:rFonts w:cstheme="majorHAnsi"/>
        </w:rPr>
      </w:pPr>
      <w:proofErr w:type="spellStart"/>
      <w:r w:rsidRPr="00EF0816">
        <w:rPr>
          <w:rFonts w:cstheme="majorHAnsi"/>
        </w:rPr>
        <w:t>Unity</w:t>
      </w:r>
      <w:proofErr w:type="spellEnd"/>
      <w:r w:rsidRPr="00EF0816">
        <w:rPr>
          <w:rFonts w:cstheme="majorHAnsi"/>
        </w:rPr>
        <w:t xml:space="preserve"> je </w:t>
      </w:r>
      <w:r w:rsidR="003A35C3" w:rsidRPr="00EF0816">
        <w:rPr>
          <w:rFonts w:cstheme="majorHAnsi"/>
        </w:rPr>
        <w:t>orodje</w:t>
      </w:r>
      <w:r w:rsidR="008150A5" w:rsidRPr="00EF0816">
        <w:rPr>
          <w:rFonts w:cstheme="majorHAnsi"/>
        </w:rPr>
        <w:t xml:space="preserve"> za izdelovanje iger</w:t>
      </w:r>
      <w:r w:rsidR="00E069C8" w:rsidRPr="00EF0816">
        <w:rPr>
          <w:rFonts w:cstheme="majorHAnsi"/>
        </w:rPr>
        <w:t xml:space="preserve"> in aplikacij</w:t>
      </w:r>
      <w:r w:rsidR="001A679E" w:rsidRPr="00EF0816">
        <w:rPr>
          <w:rFonts w:cstheme="majorHAnsi"/>
        </w:rPr>
        <w:t xml:space="preserve">, ki se lahko uporablja </w:t>
      </w:r>
      <w:r w:rsidR="00EA2ECA" w:rsidRPr="00EF0816">
        <w:rPr>
          <w:rFonts w:cstheme="majorHAnsi"/>
        </w:rPr>
        <w:t xml:space="preserve">na različnih </w:t>
      </w:r>
      <w:r w:rsidR="004B2E67" w:rsidRPr="00EF0816">
        <w:rPr>
          <w:rFonts w:cstheme="majorHAnsi"/>
        </w:rPr>
        <w:t>platformah</w:t>
      </w:r>
      <w:r w:rsidR="00BB4F0D" w:rsidRPr="00EF0816">
        <w:rPr>
          <w:rFonts w:cstheme="majorHAnsi"/>
        </w:rPr>
        <w:t>(</w:t>
      </w:r>
      <w:r w:rsidR="004B2E67" w:rsidRPr="00EF0816">
        <w:rPr>
          <w:rFonts w:cstheme="majorHAnsi"/>
        </w:rPr>
        <w:t>Windows, Android,</w:t>
      </w:r>
      <w:r w:rsidR="00220D5E" w:rsidRPr="00EF0816">
        <w:rPr>
          <w:rFonts w:cstheme="majorHAnsi"/>
        </w:rPr>
        <w:t xml:space="preserve"> </w:t>
      </w:r>
      <w:r w:rsidR="00253CA4" w:rsidRPr="00EF0816">
        <w:rPr>
          <w:rFonts w:cstheme="majorHAnsi"/>
        </w:rPr>
        <w:t>L</w:t>
      </w:r>
      <w:r w:rsidR="00A57466" w:rsidRPr="00EF0816">
        <w:rPr>
          <w:rFonts w:cstheme="majorHAnsi"/>
        </w:rPr>
        <w:t>inux</w:t>
      </w:r>
      <w:r w:rsidR="00B2489F" w:rsidRPr="00EF0816">
        <w:rPr>
          <w:rFonts w:cstheme="majorHAnsi"/>
        </w:rPr>
        <w:t xml:space="preserve"> itd.</w:t>
      </w:r>
      <w:r w:rsidR="00BB4F0D" w:rsidRPr="00EF0816">
        <w:rPr>
          <w:rFonts w:cstheme="majorHAnsi"/>
        </w:rPr>
        <w:t>)</w:t>
      </w:r>
      <w:r w:rsidR="00253CA4" w:rsidRPr="00EF0816">
        <w:rPr>
          <w:rFonts w:cstheme="majorHAnsi"/>
        </w:rPr>
        <w:t xml:space="preserve">. Ker </w:t>
      </w:r>
      <w:r w:rsidR="00EC1431" w:rsidRPr="00EF0816">
        <w:rPr>
          <w:rFonts w:cstheme="majorHAnsi"/>
        </w:rPr>
        <w:t>omogoča tako široko uporabo, smo se odločili, da bo naša nova različica izdelana v njem.</w:t>
      </w:r>
      <w:r w:rsidR="00F818E8" w:rsidRPr="00EF0816">
        <w:rPr>
          <w:rFonts w:cstheme="majorHAnsi"/>
        </w:rPr>
        <w:t xml:space="preserve"> </w:t>
      </w:r>
      <w:r w:rsidR="0004291C" w:rsidRPr="00EF0816">
        <w:rPr>
          <w:rFonts w:cstheme="majorHAnsi"/>
        </w:rPr>
        <w:t>Priročen je tudi z vidika</w:t>
      </w:r>
      <w:r w:rsidR="0096088F" w:rsidRPr="00EF0816">
        <w:rPr>
          <w:rFonts w:cstheme="majorHAnsi"/>
        </w:rPr>
        <w:t xml:space="preserve"> uporabe jezika C#, ki je zelo podoben </w:t>
      </w:r>
      <w:r w:rsidR="00015F6C" w:rsidRPr="00EF0816">
        <w:rPr>
          <w:rFonts w:cstheme="majorHAnsi"/>
        </w:rPr>
        <w:t xml:space="preserve">Javi in </w:t>
      </w:r>
      <w:r w:rsidR="007E4CE1" w:rsidRPr="00EF0816">
        <w:rPr>
          <w:rFonts w:cstheme="majorHAnsi"/>
        </w:rPr>
        <w:t xml:space="preserve">zato smo se ga hitreje naučili, saj </w:t>
      </w:r>
      <w:r w:rsidR="00542190" w:rsidRPr="00EF0816">
        <w:rPr>
          <w:rFonts w:cstheme="majorHAnsi"/>
        </w:rPr>
        <w:t xml:space="preserve">C# ni v učnem </w:t>
      </w:r>
      <w:commentRangeStart w:id="298"/>
      <w:del w:id="299" w:author="Žan Juvan" w:date="2019-11-19T18:42:00Z">
        <w:r w:rsidR="00542190" w:rsidRPr="00EF0816" w:rsidDel="001472F1">
          <w:rPr>
            <w:rFonts w:cstheme="majorHAnsi"/>
          </w:rPr>
          <w:delText>kurikulumu</w:delText>
        </w:r>
        <w:commentRangeEnd w:id="298"/>
        <w:r w:rsidR="0051496B" w:rsidRPr="00EF0816" w:rsidDel="001472F1">
          <w:rPr>
            <w:rStyle w:val="Pripombasklic"/>
          </w:rPr>
          <w:commentReference w:id="298"/>
        </w:r>
      </w:del>
      <w:ins w:id="300" w:author="Žan Juvan" w:date="2019-11-19T18:42:00Z">
        <w:r w:rsidR="001472F1" w:rsidRPr="00EF0816">
          <w:rPr>
            <w:rFonts w:cstheme="majorHAnsi"/>
          </w:rPr>
          <w:t>načrtu</w:t>
        </w:r>
      </w:ins>
      <w:r w:rsidR="00542190" w:rsidRPr="00EF0816">
        <w:rPr>
          <w:rFonts w:cstheme="majorHAnsi"/>
        </w:rPr>
        <w:t xml:space="preserve">. </w:t>
      </w:r>
      <w:r w:rsidR="0094035E" w:rsidRPr="00EF0816">
        <w:rPr>
          <w:rFonts w:cstheme="majorHAnsi"/>
        </w:rPr>
        <w:t>V trenutku</w:t>
      </w:r>
      <w:ins w:id="301" w:author="Uroš Ocepek" w:date="2019-11-19T14:52:00Z">
        <w:r w:rsidR="0051496B" w:rsidRPr="00EF0816">
          <w:rPr>
            <w:rFonts w:cstheme="majorHAnsi"/>
          </w:rPr>
          <w:t>,</w:t>
        </w:r>
      </w:ins>
      <w:r w:rsidR="0094035E" w:rsidRPr="00EF0816">
        <w:rPr>
          <w:rFonts w:cstheme="majorHAnsi"/>
        </w:rPr>
        <w:t xml:space="preserve"> ko smo začeli z </w:t>
      </w:r>
      <w:r w:rsidR="00B77745" w:rsidRPr="00EF0816">
        <w:rPr>
          <w:rFonts w:cstheme="majorHAnsi"/>
        </w:rPr>
        <w:t xml:space="preserve">izdelavo same nadgradnje </w:t>
      </w:r>
      <w:r w:rsidR="00021498" w:rsidRPr="00EF0816">
        <w:rPr>
          <w:rFonts w:cstheme="majorHAnsi"/>
        </w:rPr>
        <w:t>aplikacij</w:t>
      </w:r>
      <w:ins w:id="302" w:author="Uroš Ocepek" w:date="2019-11-19T14:52:00Z">
        <w:r w:rsidR="0051496B" w:rsidRPr="00EF0816">
          <w:rPr>
            <w:rFonts w:cstheme="majorHAnsi"/>
          </w:rPr>
          <w:t>e,</w:t>
        </w:r>
      </w:ins>
      <w:r w:rsidR="00021498" w:rsidRPr="00EF0816">
        <w:rPr>
          <w:rFonts w:cstheme="majorHAnsi"/>
        </w:rPr>
        <w:t xml:space="preserve"> je bil </w:t>
      </w:r>
      <w:proofErr w:type="spellStart"/>
      <w:r w:rsidR="00021498" w:rsidRPr="00EF0816">
        <w:rPr>
          <w:rFonts w:cstheme="majorHAnsi"/>
        </w:rPr>
        <w:t>Unity</w:t>
      </w:r>
      <w:proofErr w:type="spellEnd"/>
      <w:r w:rsidR="00021498" w:rsidRPr="00EF0816">
        <w:rPr>
          <w:rFonts w:cstheme="majorHAnsi"/>
        </w:rPr>
        <w:t xml:space="preserve"> tre</w:t>
      </w:r>
      <w:r w:rsidR="00E85F90" w:rsidRPr="00EF0816">
        <w:rPr>
          <w:rFonts w:cstheme="majorHAnsi"/>
        </w:rPr>
        <w:t>nutno najbolj podprt</w:t>
      </w:r>
      <w:r w:rsidR="003D323F" w:rsidRPr="00EF0816">
        <w:rPr>
          <w:rFonts w:cstheme="majorHAnsi"/>
        </w:rPr>
        <w:t xml:space="preserve">o ogrodje za izdelavo aplikacij, ki podpirajo </w:t>
      </w:r>
      <w:r w:rsidR="009437F2" w:rsidRPr="00EF0816">
        <w:rPr>
          <w:rFonts w:cstheme="majorHAnsi"/>
        </w:rPr>
        <w:t>virtualna</w:t>
      </w:r>
      <w:r w:rsidR="003D323F" w:rsidRPr="00EF0816">
        <w:rPr>
          <w:rFonts w:cstheme="majorHAnsi"/>
        </w:rPr>
        <w:t xml:space="preserve"> očala</w:t>
      </w:r>
      <w:ins w:id="303" w:author="Uroš Ocepek" w:date="2019-11-19T14:52:00Z">
        <w:r w:rsidR="0051496B" w:rsidRPr="00EF0816">
          <w:rPr>
            <w:rFonts w:cstheme="majorHAnsi"/>
          </w:rPr>
          <w:t xml:space="preserve"> </w:t>
        </w:r>
      </w:ins>
      <w:r w:rsidR="003D323F" w:rsidRPr="00EF0816">
        <w:rPr>
          <w:rFonts w:cstheme="majorHAnsi"/>
        </w:rPr>
        <w:t xml:space="preserve">(angl. </w:t>
      </w:r>
      <w:proofErr w:type="spellStart"/>
      <w:r w:rsidR="003D323F" w:rsidRPr="00EF0816">
        <w:rPr>
          <w:rFonts w:cstheme="majorHAnsi"/>
        </w:rPr>
        <w:t>Virtual</w:t>
      </w:r>
      <w:proofErr w:type="spellEnd"/>
      <w:r w:rsidR="003D323F" w:rsidRPr="00EF0816">
        <w:rPr>
          <w:rFonts w:cstheme="majorHAnsi"/>
        </w:rPr>
        <w:t xml:space="preserve"> </w:t>
      </w:r>
      <w:proofErr w:type="spellStart"/>
      <w:r w:rsidR="003D323F" w:rsidRPr="00EF0816">
        <w:rPr>
          <w:rFonts w:cstheme="majorHAnsi"/>
        </w:rPr>
        <w:t>headgear</w:t>
      </w:r>
      <w:proofErr w:type="spellEnd"/>
      <w:r w:rsidR="003D323F" w:rsidRPr="00EF0816">
        <w:rPr>
          <w:rFonts w:cstheme="majorHAnsi"/>
        </w:rPr>
        <w:t>)</w:t>
      </w:r>
      <w:customXmlInsRangeStart w:id="304" w:author="Timotej Robavs" w:date="2020-03-27T11:52:00Z"/>
      <w:sdt>
        <w:sdtPr>
          <w:rPr>
            <w:rFonts w:cstheme="majorHAnsi"/>
          </w:rPr>
          <w:id w:val="945821567"/>
          <w:citation/>
        </w:sdtPr>
        <w:sdtEndPr/>
        <w:sdtContent>
          <w:customXmlInsRangeEnd w:id="304"/>
          <w:ins w:id="305" w:author="Timotej Robavs" w:date="2020-03-27T11:52:00Z">
            <w:r w:rsidR="008F0049" w:rsidRPr="00016CED">
              <w:rPr>
                <w:rFonts w:cstheme="majorHAnsi"/>
              </w:rPr>
              <w:fldChar w:fldCharType="begin"/>
            </w:r>
          </w:ins>
          <w:ins w:id="306" w:author="Žan Juvan" w:date="2020-04-22T18:15:00Z">
            <w:r w:rsidR="008C1179" w:rsidRPr="00EF0816">
              <w:rPr>
                <w:rFonts w:cstheme="majorHAnsi"/>
              </w:rPr>
              <w:instrText xml:space="preserve">CITATION Hel \l 1060 </w:instrText>
            </w:r>
          </w:ins>
          <w:ins w:id="307" w:author="Timotej Robavs" w:date="2020-03-27T11:52:00Z">
            <w:del w:id="308" w:author="Žan Juvan" w:date="2020-04-22T16:14:00Z">
              <w:r w:rsidR="008F0049" w:rsidRPr="00EF0816" w:rsidDel="00EA7466">
                <w:rPr>
                  <w:rFonts w:cstheme="majorHAnsi"/>
                </w:rPr>
                <w:delInstrText xml:space="preserve"> CITATION Hel \l 1060 </w:delInstrText>
              </w:r>
            </w:del>
          </w:ins>
          <w:r w:rsidR="008F0049" w:rsidRPr="00EF0816">
            <w:rPr>
              <w:rFonts w:cstheme="majorHAnsi"/>
              <w:rPrChange w:id="309" w:author="Žan Juvan" w:date="2020-04-22T18:18:00Z">
                <w:rPr>
                  <w:rFonts w:cstheme="majorHAnsi"/>
                </w:rPr>
              </w:rPrChange>
            </w:rPr>
            <w:fldChar w:fldCharType="separate"/>
          </w:r>
          <w:r w:rsidR="00EF0816">
            <w:rPr>
              <w:rFonts w:cstheme="majorHAnsi"/>
              <w:noProof/>
            </w:rPr>
            <w:t xml:space="preserve"> </w:t>
          </w:r>
          <w:r w:rsidR="00EF0816" w:rsidRPr="00EF0816">
            <w:rPr>
              <w:rFonts w:cstheme="majorHAnsi"/>
              <w:noProof/>
            </w:rPr>
            <w:t>[2]</w:t>
          </w:r>
          <w:ins w:id="310" w:author="Timotej Robavs" w:date="2020-03-27T11:52:00Z">
            <w:r w:rsidR="008F0049" w:rsidRPr="00016CED">
              <w:rPr>
                <w:rFonts w:cstheme="majorHAnsi"/>
              </w:rPr>
              <w:fldChar w:fldCharType="end"/>
            </w:r>
          </w:ins>
          <w:customXmlInsRangeStart w:id="311" w:author="Timotej Robavs" w:date="2020-03-27T11:52:00Z"/>
        </w:sdtContent>
      </w:sdt>
      <w:customXmlInsRangeEnd w:id="311"/>
      <w:r w:rsidR="003D323F" w:rsidRPr="00EF0816">
        <w:rPr>
          <w:rFonts w:cstheme="majorHAnsi"/>
        </w:rPr>
        <w:t>.</w:t>
      </w:r>
    </w:p>
    <w:p w14:paraId="140A835F" w14:textId="65134C4C" w:rsidR="008F0049" w:rsidRPr="00EF0816" w:rsidRDefault="008F0049" w:rsidP="000C1ED7">
      <w:pPr>
        <w:rPr>
          <w:ins w:id="312" w:author="Žan Juvan" w:date="2020-04-22T18:05:00Z"/>
          <w:rFonts w:cstheme="majorHAnsi"/>
        </w:rPr>
      </w:pPr>
      <w:ins w:id="313" w:author="Timotej Robavs" w:date="2020-03-27T11:52:00Z">
        <w:r w:rsidRPr="00EF0816">
          <w:rPr>
            <w:rFonts w:cstheme="majorHAnsi"/>
          </w:rPr>
          <w:t xml:space="preserve"> </w:t>
        </w:r>
      </w:ins>
    </w:p>
    <w:p w14:paraId="3062F6D2" w14:textId="5FA3AFC0" w:rsidR="00025A77" w:rsidRPr="00EF0816" w:rsidRDefault="00025A77" w:rsidP="000C1ED7">
      <w:pPr>
        <w:rPr>
          <w:ins w:id="314" w:author="Žan Juvan" w:date="2020-04-22T18:05:00Z"/>
          <w:rFonts w:cstheme="majorHAnsi"/>
        </w:rPr>
      </w:pPr>
    </w:p>
    <w:p w14:paraId="259A544F" w14:textId="77777777" w:rsidR="00025A77" w:rsidRPr="00EF0816" w:rsidRDefault="00025A77" w:rsidP="000C1ED7">
      <w:pPr>
        <w:rPr>
          <w:ins w:id="315" w:author="Timotej Robavs" w:date="2020-03-27T11:52:00Z"/>
          <w:rFonts w:cstheme="majorHAnsi"/>
        </w:rPr>
      </w:pPr>
    </w:p>
    <w:p w14:paraId="29988B67" w14:textId="224D3742" w:rsidR="000C1ED7" w:rsidRPr="00EF0816" w:rsidDel="008F0049" w:rsidRDefault="000C1ED7" w:rsidP="000C1ED7">
      <w:pPr>
        <w:rPr>
          <w:ins w:id="316" w:author="Žan Juvan" w:date="2020-02-10T16:19:00Z"/>
          <w:del w:id="317" w:author="Timotej Robavs" w:date="2020-03-27T11:52:00Z"/>
          <w:rFonts w:cstheme="majorHAnsi"/>
        </w:rPr>
      </w:pPr>
      <w:ins w:id="318" w:author="Žan Juvan" w:date="2020-02-10T16:19:00Z">
        <w:del w:id="319" w:author="Timotej Robavs" w:date="2020-03-27T11:52:00Z">
          <w:r w:rsidRPr="00EF0816" w:rsidDel="008F0049">
            <w:rPr>
              <w:rFonts w:cstheme="majorHAnsi"/>
            </w:rPr>
            <w:lastRenderedPageBreak/>
            <w:delText xml:space="preserve">Spletna stran </w:delText>
          </w:r>
        </w:del>
      </w:ins>
      <w:ins w:id="320" w:author="Žan Juvan" w:date="2020-02-12T07:41:00Z">
        <w:del w:id="321" w:author="Timotej Robavs" w:date="2020-03-27T11:51:00Z">
          <w:r w:rsidR="006B3F9C" w:rsidRPr="00EF0816" w:rsidDel="008F0049">
            <w:rPr>
              <w:rPrChange w:id="322" w:author="Žan Juvan" w:date="2020-04-22T18:18:00Z">
                <w:rPr>
                  <w:rStyle w:val="Hiperpovezava"/>
                  <w:rFonts w:cstheme="majorHAnsi"/>
                </w:rPr>
              </w:rPrChange>
            </w:rPr>
            <w:delText>https://unity.com/</w:delText>
          </w:r>
          <w:r w:rsidR="006B3F9C" w:rsidRPr="00EF0816" w:rsidDel="008F0049">
            <w:rPr>
              <w:rFonts w:cstheme="majorHAnsi"/>
            </w:rPr>
            <w:delText xml:space="preserve"> </w:delText>
          </w:r>
        </w:del>
      </w:ins>
      <w:bookmarkStart w:id="323" w:name="_Toc38472082"/>
      <w:bookmarkStart w:id="324" w:name="_Toc38472124"/>
      <w:bookmarkStart w:id="325" w:name="_Toc38472267"/>
      <w:bookmarkStart w:id="326" w:name="_Toc38472334"/>
      <w:bookmarkStart w:id="327" w:name="_Toc38476347"/>
      <w:bookmarkEnd w:id="323"/>
      <w:bookmarkEnd w:id="324"/>
      <w:bookmarkEnd w:id="325"/>
      <w:bookmarkEnd w:id="326"/>
      <w:bookmarkEnd w:id="327"/>
    </w:p>
    <w:p w14:paraId="4477FB77" w14:textId="47E50B37" w:rsidR="003A35C3" w:rsidRPr="00EF0816" w:rsidRDefault="002B4255">
      <w:pPr>
        <w:pStyle w:val="Naslov2"/>
        <w:ind w:left="567" w:hanging="567"/>
        <w:pPrChange w:id="328" w:author="Timotej Robavs" w:date="2020-03-27T11:49:00Z">
          <w:pPr>
            <w:pStyle w:val="Naslov2"/>
          </w:pPr>
        </w:pPrChange>
      </w:pPr>
      <w:bookmarkStart w:id="329" w:name="_Toc38476348"/>
      <w:proofErr w:type="spellStart"/>
      <w:r w:rsidRPr="00EF0816">
        <w:t>SteamVR</w:t>
      </w:r>
      <w:proofErr w:type="spellEnd"/>
      <w:r w:rsidR="00A81A6E" w:rsidRPr="00EF0816">
        <w:t xml:space="preserve"> 1</w:t>
      </w:r>
      <w:r w:rsidR="00B33637" w:rsidRPr="00EF0816">
        <w:t>.0</w:t>
      </w:r>
      <w:bookmarkEnd w:id="329"/>
    </w:p>
    <w:p w14:paraId="38EC226F" w14:textId="77777777" w:rsidR="001568FE" w:rsidRPr="00EF0816" w:rsidRDefault="001568FE" w:rsidP="001568FE"/>
    <w:p w14:paraId="1C5A2834" w14:textId="77777777" w:rsidR="00236C41" w:rsidRPr="00EF0816" w:rsidRDefault="003A35C3" w:rsidP="005206AC">
      <w:pPr>
        <w:jc w:val="center"/>
      </w:pPr>
      <w:r w:rsidRPr="00016CED">
        <w:rPr>
          <w:noProof/>
        </w:rPr>
        <w:drawing>
          <wp:inline distT="0" distB="0" distL="0" distR="0" wp14:anchorId="4018C7BA" wp14:editId="56279752">
            <wp:extent cx="2634925" cy="1482436"/>
            <wp:effectExtent l="0" t="0" r="0" b="3810"/>
            <wp:docPr id="1767112878" name="Slika 9" descr="Rezultat iskanja slik za SteamVR 1.0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8747" cy="1484587"/>
                    </a:xfrm>
                    <a:prstGeom prst="rect">
                      <a:avLst/>
                    </a:prstGeom>
                  </pic:spPr>
                </pic:pic>
              </a:graphicData>
            </a:graphic>
          </wp:inline>
        </w:drawing>
      </w:r>
    </w:p>
    <w:p w14:paraId="6946A442" w14:textId="5CCD2FBB" w:rsidR="00207F95" w:rsidRPr="00EF0816" w:rsidRDefault="00236C41" w:rsidP="00236C41">
      <w:pPr>
        <w:pStyle w:val="Napis"/>
        <w:jc w:val="center"/>
      </w:pPr>
      <w:bookmarkStart w:id="330" w:name="_Toc34025783"/>
      <w:r w:rsidRPr="00EF0816">
        <w:t xml:space="preserve">Slika </w:t>
      </w:r>
      <w:r w:rsidRPr="00016CED">
        <w:fldChar w:fldCharType="begin"/>
      </w:r>
      <w:r w:rsidRPr="00EF0816">
        <w:instrText>SEQ Slika \* ARABIC</w:instrText>
      </w:r>
      <w:r w:rsidRPr="00EF0816">
        <w:rPr>
          <w:rPrChange w:id="331" w:author="Žan Juvan" w:date="2020-04-22T18:18:00Z">
            <w:rPr/>
          </w:rPrChange>
        </w:rPr>
        <w:fldChar w:fldCharType="separate"/>
      </w:r>
      <w:r w:rsidR="00950656" w:rsidRPr="00EF0816">
        <w:rPr>
          <w:noProof/>
        </w:rPr>
        <w:t>3</w:t>
      </w:r>
      <w:r w:rsidRPr="00016CED">
        <w:fldChar w:fldCharType="end"/>
      </w:r>
      <w:r w:rsidRPr="00EF0816">
        <w:t xml:space="preserve"> </w:t>
      </w:r>
      <w:proofErr w:type="spellStart"/>
      <w:r w:rsidRPr="00EF0816">
        <w:t>Logo</w:t>
      </w:r>
      <w:proofErr w:type="spellEnd"/>
      <w:r w:rsidRPr="00EF0816">
        <w:t xml:space="preserve"> </w:t>
      </w:r>
      <w:proofErr w:type="spellStart"/>
      <w:r w:rsidRPr="00EF0816">
        <w:t>SteamVR</w:t>
      </w:r>
      <w:bookmarkEnd w:id="330"/>
      <w:proofErr w:type="spellEnd"/>
    </w:p>
    <w:p w14:paraId="1D0658E0" w14:textId="0F317004" w:rsidR="000C1ED7" w:rsidRPr="00EF0816" w:rsidDel="00025A77" w:rsidRDefault="003A35C3">
      <w:pPr>
        <w:rPr>
          <w:ins w:id="332" w:author="Timotej Robavs" w:date="2020-03-27T11:52:00Z"/>
          <w:del w:id="333" w:author="Žan Juvan" w:date="2020-04-22T18:05:00Z"/>
          <w:rFonts w:cstheme="majorHAnsi"/>
        </w:rPr>
      </w:pPr>
      <w:r w:rsidRPr="00EF0816">
        <w:t xml:space="preserve">Je dodatek za orodje </w:t>
      </w:r>
      <w:proofErr w:type="spellStart"/>
      <w:r w:rsidRPr="00EF0816">
        <w:t>Unity</w:t>
      </w:r>
      <w:proofErr w:type="spellEnd"/>
      <w:r w:rsidRPr="00EF0816">
        <w:t xml:space="preserve"> in je namenjen za lažjo uporabo VR očal. Najbolj je optimiziran za očala HTC Vive. </w:t>
      </w:r>
      <w:del w:id="334" w:author="Uroš Ocepek" w:date="2019-11-19T14:53:00Z">
        <w:r w:rsidRPr="00EF0816" w:rsidDel="00365CB7">
          <w:delText>Mi smo u</w:delText>
        </w:r>
      </w:del>
      <w:ins w:id="335" w:author="Uroš Ocepek" w:date="2019-11-19T14:53:00Z">
        <w:r w:rsidR="00365CB7" w:rsidRPr="00EF0816">
          <w:t>U</w:t>
        </w:r>
      </w:ins>
      <w:r w:rsidRPr="00EF0816">
        <w:t xml:space="preserve">porabljali </w:t>
      </w:r>
      <w:ins w:id="336" w:author="Uroš Ocepek" w:date="2019-11-19T14:53:00Z">
        <w:r w:rsidR="00365CB7" w:rsidRPr="00EF0816">
          <w:t xml:space="preserve">smo </w:t>
        </w:r>
      </w:ins>
      <w:r w:rsidRPr="00EF0816">
        <w:t>različico 1.0, saj ko smo začeli</w:t>
      </w:r>
      <w:ins w:id="337" w:author="Uroš Ocepek" w:date="2019-11-19T14:53:00Z">
        <w:r w:rsidR="001C4514" w:rsidRPr="00EF0816">
          <w:t>,</w:t>
        </w:r>
      </w:ins>
      <w:r w:rsidRPr="00EF0816">
        <w:t xml:space="preserve"> </w:t>
      </w:r>
      <w:ins w:id="338" w:author="Uroš Ocepek" w:date="2019-11-19T14:53:00Z">
        <w:r w:rsidR="001C4514" w:rsidRPr="00EF0816">
          <w:t>š</w:t>
        </w:r>
      </w:ins>
      <w:del w:id="339" w:author="Uroš Ocepek" w:date="2019-11-19T14:53:00Z">
        <w:r w:rsidRPr="00EF0816" w:rsidDel="001C4514">
          <w:delText>s</w:delText>
        </w:r>
      </w:del>
      <w:r w:rsidRPr="00EF0816">
        <w:t>e ni izšla različica 2.0. Za prehod med različicami se nismo odločili, saj nismo potrebovali dodatkov, ki jih omogoča novejša različica</w:t>
      </w:r>
      <w:del w:id="340" w:author="Uroš Ocepek" w:date="2019-11-19T14:53:00Z">
        <w:r w:rsidRPr="00EF0816" w:rsidDel="008608DB">
          <w:delText xml:space="preserve"> dodatka</w:delText>
        </w:r>
      </w:del>
      <w:r w:rsidRPr="00EF0816">
        <w:t xml:space="preserve">. </w:t>
      </w:r>
      <w:del w:id="341" w:author="Uroš Ocepek" w:date="2019-11-19T14:53:00Z">
        <w:r w:rsidRPr="00EF0816" w:rsidDel="008608DB">
          <w:delText>Pri nas je bila uporabljena</w:delText>
        </w:r>
      </w:del>
      <w:ins w:id="342" w:author="Uroš Ocepek" w:date="2019-11-19T14:53:00Z">
        <w:r w:rsidR="008608DB" w:rsidRPr="00EF0816">
          <w:t>Uporabili smo</w:t>
        </w:r>
      </w:ins>
      <w:r w:rsidRPr="00EF0816">
        <w:t xml:space="preserve"> za postavitev</w:t>
      </w:r>
      <w:del w:id="343" w:author="Uroš Ocepek" w:date="2019-11-19T14:53:00Z">
        <w:r w:rsidRPr="00EF0816" w:rsidDel="008608DB">
          <w:delText>,</w:delText>
        </w:r>
      </w:del>
      <w:r w:rsidRPr="00EF0816">
        <w:t xml:space="preserve"> osebe v virtualno sfero in uporabo </w:t>
      </w:r>
      <w:del w:id="344" w:author="Uroš Ocepek" w:date="2019-11-19T14:53:00Z">
        <w:r w:rsidRPr="00EF0816" w:rsidDel="008608DB">
          <w:delText>kontrolerjev</w:delText>
        </w:r>
      </w:del>
      <w:ins w:id="345" w:author="Uroš Ocepek" w:date="2019-11-19T14:53:00Z">
        <w:r w:rsidR="008608DB" w:rsidRPr="00EF0816">
          <w:t>kontrolorjev</w:t>
        </w:r>
      </w:ins>
      <w:r w:rsidRPr="00EF0816">
        <w:t xml:space="preserve">, s katerimi lahko menjamo med samimi sferami </w:t>
      </w:r>
      <w:del w:id="346" w:author="Uroš Ocepek" w:date="2019-11-19T14:54:00Z">
        <w:r w:rsidRPr="00EF0816" w:rsidDel="001B1DD7">
          <w:delText xml:space="preserve">ali </w:delText>
        </w:r>
      </w:del>
      <w:ins w:id="347" w:author="Uroš Ocepek" w:date="2019-11-19T14:54:00Z">
        <w:r w:rsidR="001B1DD7" w:rsidRPr="00EF0816">
          <w:t>(</w:t>
        </w:r>
      </w:ins>
      <w:r w:rsidRPr="00EF0816">
        <w:t>okužbami</w:t>
      </w:r>
      <w:ins w:id="348" w:author="Uroš Ocepek" w:date="2019-11-19T14:54:00Z">
        <w:r w:rsidR="001B1DD7" w:rsidRPr="00EF0816">
          <w:t>)</w:t>
        </w:r>
      </w:ins>
      <w:ins w:id="349" w:author="Žan Juvan" w:date="2020-04-22T18:04:00Z">
        <w:r w:rsidR="00025A77" w:rsidRPr="00EF0816">
          <w:t xml:space="preserve"> </w:t>
        </w:r>
      </w:ins>
      <w:del w:id="350" w:author="Žan Juvan" w:date="2020-04-22T18:04:00Z">
        <w:r w:rsidRPr="00EF0816" w:rsidDel="00025A77">
          <w:delText xml:space="preserve">. </w:delText>
        </w:r>
      </w:del>
      <w:customXmlInsRangeStart w:id="351" w:author="Žan Juvan" w:date="2020-04-22T18:04:00Z"/>
      <w:sdt>
        <w:sdtPr>
          <w:rPr>
            <w:rFonts w:cstheme="majorHAnsi"/>
          </w:rPr>
          <w:id w:val="811829580"/>
          <w:citation/>
        </w:sdtPr>
        <w:sdtEndPr/>
        <w:sdtContent>
          <w:customXmlInsRangeEnd w:id="351"/>
          <w:ins w:id="352" w:author="Žan Juvan" w:date="2020-04-22T18:04:00Z">
            <w:r w:rsidR="00025A77" w:rsidRPr="00016CED">
              <w:rPr>
                <w:rFonts w:cstheme="majorHAnsi"/>
              </w:rPr>
              <w:fldChar w:fldCharType="begin"/>
            </w:r>
          </w:ins>
          <w:ins w:id="353" w:author="Žan Juvan" w:date="2020-04-22T18:14:00Z">
            <w:r w:rsidR="008C1179" w:rsidRPr="00EF0816">
              <w:rPr>
                <w:rFonts w:cstheme="majorHAnsi"/>
              </w:rPr>
              <w:instrText xml:space="preserve">CITATION Val19 \l 1060 </w:instrText>
            </w:r>
          </w:ins>
          <w:r w:rsidR="00025A77" w:rsidRPr="00EF0816">
            <w:rPr>
              <w:rFonts w:cstheme="majorHAnsi"/>
              <w:rPrChange w:id="354" w:author="Žan Juvan" w:date="2020-04-22T18:18:00Z">
                <w:rPr>
                  <w:rFonts w:cstheme="majorHAnsi"/>
                </w:rPr>
              </w:rPrChange>
            </w:rPr>
            <w:fldChar w:fldCharType="separate"/>
          </w:r>
          <w:r w:rsidR="00EF0816" w:rsidRPr="00EF0816">
            <w:rPr>
              <w:rFonts w:cstheme="majorHAnsi"/>
              <w:noProof/>
            </w:rPr>
            <w:t>[3]</w:t>
          </w:r>
          <w:ins w:id="355" w:author="Žan Juvan" w:date="2020-04-22T18:04:00Z">
            <w:r w:rsidR="00025A77" w:rsidRPr="00016CED">
              <w:rPr>
                <w:rFonts w:cstheme="majorHAnsi"/>
              </w:rPr>
              <w:fldChar w:fldCharType="end"/>
            </w:r>
          </w:ins>
          <w:customXmlInsRangeStart w:id="356" w:author="Žan Juvan" w:date="2020-04-22T18:04:00Z"/>
        </w:sdtContent>
      </w:sdt>
      <w:customXmlInsRangeEnd w:id="356"/>
      <w:ins w:id="357" w:author="Žan Juvan" w:date="2020-04-22T18:04:00Z">
        <w:r w:rsidR="00025A77" w:rsidRPr="00EF0816">
          <w:rPr>
            <w:rFonts w:cstheme="majorHAnsi"/>
          </w:rPr>
          <w:t>.</w:t>
        </w:r>
      </w:ins>
    </w:p>
    <w:p w14:paraId="473550ED" w14:textId="7B902CCA" w:rsidR="008F0049" w:rsidRPr="00EF0816" w:rsidRDefault="008F0049">
      <w:pPr>
        <w:rPr>
          <w:ins w:id="358" w:author="Žan Juvan" w:date="2020-02-10T16:19:00Z"/>
          <w:rFonts w:cstheme="majorHAnsi"/>
          <w:color w:val="FF0000"/>
          <w:rPrChange w:id="359" w:author="Žan Juvan" w:date="2020-04-22T18:18:00Z">
            <w:rPr>
              <w:ins w:id="360" w:author="Žan Juvan" w:date="2020-02-10T16:19:00Z"/>
              <w:rFonts w:cstheme="majorHAnsi"/>
            </w:rPr>
          </w:rPrChange>
        </w:rPr>
      </w:pPr>
      <w:ins w:id="361" w:author="Timotej Robavs" w:date="2020-03-27T11:52:00Z">
        <w:del w:id="362" w:author="Žan Juvan" w:date="2020-04-22T18:05:00Z">
          <w:r w:rsidRPr="00EF0816" w:rsidDel="00025A77">
            <w:rPr>
              <w:rFonts w:cstheme="majorHAnsi"/>
              <w:color w:val="FF0000"/>
              <w:rPrChange w:id="363" w:author="Žan Juvan" w:date="2020-04-22T18:18:00Z">
                <w:rPr>
                  <w:rFonts w:cstheme="majorHAnsi"/>
                </w:rPr>
              </w:rPrChange>
            </w:rPr>
            <w:delText>Pri vsakem popravi</w:delText>
          </w:r>
        </w:del>
      </w:ins>
    </w:p>
    <w:p w14:paraId="207E0158" w14:textId="77777777" w:rsidR="000C1ED7" w:rsidRPr="00EF0816" w:rsidDel="00025A77" w:rsidRDefault="000C1ED7" w:rsidP="00BF363D">
      <w:pPr>
        <w:rPr>
          <w:del w:id="364" w:author="Žan Juvan" w:date="2020-04-22T18:05:00Z"/>
        </w:rPr>
      </w:pPr>
    </w:p>
    <w:p w14:paraId="44CFBA70" w14:textId="44669730" w:rsidR="000609EE" w:rsidRPr="00EF0816" w:rsidRDefault="000609EE" w:rsidP="000609EE"/>
    <w:p w14:paraId="1D959319" w14:textId="1737D5E8" w:rsidR="002B4255" w:rsidRPr="00EF0816" w:rsidRDefault="002B4255">
      <w:pPr>
        <w:pStyle w:val="Naslov2"/>
        <w:ind w:left="567" w:hanging="567"/>
        <w:pPrChange w:id="365" w:author="Timotej Robavs" w:date="2020-03-27T11:49:00Z">
          <w:pPr>
            <w:pStyle w:val="Naslov2"/>
          </w:pPr>
        </w:pPrChange>
      </w:pPr>
      <w:bookmarkStart w:id="366" w:name="_Toc38476349"/>
      <w:proofErr w:type="spellStart"/>
      <w:r w:rsidRPr="00EF0816">
        <w:t>GoogleVR</w:t>
      </w:r>
      <w:bookmarkEnd w:id="366"/>
      <w:proofErr w:type="spellEnd"/>
    </w:p>
    <w:p w14:paraId="5415D1F0" w14:textId="77777777" w:rsidR="001568FE" w:rsidRPr="00EF0816" w:rsidRDefault="001568FE" w:rsidP="001568FE"/>
    <w:p w14:paraId="0F1C27E7" w14:textId="77777777" w:rsidR="00236C41" w:rsidRPr="00EF0816" w:rsidRDefault="00E34327" w:rsidP="00236C41">
      <w:pPr>
        <w:keepNext/>
        <w:jc w:val="center"/>
      </w:pPr>
      <w:r w:rsidRPr="00016CED">
        <w:rPr>
          <w:noProof/>
        </w:rPr>
        <w:drawing>
          <wp:inline distT="0" distB="0" distL="0" distR="0" wp14:anchorId="0954BA77" wp14:editId="0A2C6747">
            <wp:extent cx="4433455" cy="794621"/>
            <wp:effectExtent l="0" t="0" r="5715" b="5715"/>
            <wp:docPr id="1186710568" name="Slika 10" descr="Rezultat iskanja slik za Google V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64496" cy="800185"/>
                    </a:xfrm>
                    <a:prstGeom prst="rect">
                      <a:avLst/>
                    </a:prstGeom>
                  </pic:spPr>
                </pic:pic>
              </a:graphicData>
            </a:graphic>
          </wp:inline>
        </w:drawing>
      </w:r>
    </w:p>
    <w:p w14:paraId="29C37C75" w14:textId="1F547833" w:rsidR="00E34327" w:rsidRPr="00EF0816" w:rsidRDefault="00236C41" w:rsidP="00236C41">
      <w:pPr>
        <w:pStyle w:val="Napis"/>
        <w:jc w:val="center"/>
      </w:pPr>
      <w:bookmarkStart w:id="367" w:name="_Toc34025784"/>
      <w:r w:rsidRPr="00EF0816">
        <w:t xml:space="preserve">Slika </w:t>
      </w:r>
      <w:r w:rsidRPr="00016CED">
        <w:fldChar w:fldCharType="begin"/>
      </w:r>
      <w:r w:rsidRPr="00EF0816">
        <w:instrText>SEQ Slika \* ARABIC</w:instrText>
      </w:r>
      <w:r w:rsidRPr="00EF0816">
        <w:rPr>
          <w:rPrChange w:id="368" w:author="Žan Juvan" w:date="2020-04-22T18:18:00Z">
            <w:rPr/>
          </w:rPrChange>
        </w:rPr>
        <w:fldChar w:fldCharType="separate"/>
      </w:r>
      <w:r w:rsidR="00950656" w:rsidRPr="00EF0816">
        <w:rPr>
          <w:noProof/>
        </w:rPr>
        <w:t>4</w:t>
      </w:r>
      <w:r w:rsidRPr="00016CED">
        <w:fldChar w:fldCharType="end"/>
      </w:r>
      <w:r w:rsidRPr="00EF0816">
        <w:t xml:space="preserve"> </w:t>
      </w:r>
      <w:proofErr w:type="spellStart"/>
      <w:r w:rsidRPr="00EF0816">
        <w:t>Logo</w:t>
      </w:r>
      <w:proofErr w:type="spellEnd"/>
      <w:r w:rsidRPr="00EF0816">
        <w:t xml:space="preserve"> Google VR</w:t>
      </w:r>
      <w:bookmarkEnd w:id="367"/>
    </w:p>
    <w:p w14:paraId="2F2BE3FD" w14:textId="2413B31C" w:rsidR="000C1ED7" w:rsidRPr="00EF0816" w:rsidRDefault="001B1DD7">
      <w:pPr>
        <w:rPr>
          <w:ins w:id="369" w:author="Žan Juvan" w:date="2020-02-10T16:20:00Z"/>
          <w:rFonts w:cstheme="majorHAnsi"/>
        </w:rPr>
      </w:pPr>
      <w:proofErr w:type="spellStart"/>
      <w:ins w:id="370" w:author="Uroš Ocepek" w:date="2019-11-19T14:54:00Z">
        <w:r w:rsidRPr="00EF0816">
          <w:t>GoogleVR</w:t>
        </w:r>
        <w:proofErr w:type="spellEnd"/>
        <w:r w:rsidRPr="00EF0816">
          <w:t xml:space="preserve"> </w:t>
        </w:r>
      </w:ins>
      <w:del w:id="371" w:author="Uroš Ocepek" w:date="2019-11-19T14:54:00Z">
        <w:r w:rsidR="453C0139" w:rsidRPr="00EF0816" w:rsidDel="001B1DD7">
          <w:delText>J</w:delText>
        </w:r>
      </w:del>
      <w:ins w:id="372" w:author="Uroš Ocepek" w:date="2019-11-19T14:54:00Z">
        <w:r w:rsidRPr="00EF0816">
          <w:t>j</w:t>
        </w:r>
      </w:ins>
      <w:r w:rsidR="453C0139" w:rsidRPr="00EF0816">
        <w:t xml:space="preserve">e orodje z vnaprej napisanimi knjižnicami </w:t>
      </w:r>
      <w:del w:id="373" w:author="Uroš Ocepek" w:date="2019-11-19T14:54:00Z">
        <w:r w:rsidR="453C0139" w:rsidRPr="00EF0816" w:rsidDel="001B1DD7">
          <w:delText xml:space="preserve">ter </w:delText>
        </w:r>
      </w:del>
      <w:ins w:id="374" w:author="Uroš Ocepek" w:date="2019-11-19T14:54:00Z">
        <w:r w:rsidRPr="00EF0816">
          <w:t xml:space="preserve">in </w:t>
        </w:r>
      </w:ins>
      <w:r w:rsidR="453C0139" w:rsidRPr="00EF0816">
        <w:t xml:space="preserve">primeri za spoznavanje </w:t>
      </w:r>
      <w:del w:id="375" w:author="Uroš Ocepek" w:date="2019-11-19T14:54:00Z">
        <w:r w:rsidR="453C0139" w:rsidRPr="00EF0816" w:rsidDel="001B1DD7">
          <w:delText xml:space="preserve">s </w:delText>
        </w:r>
      </w:del>
      <w:ins w:id="376" w:author="Uroš Ocepek" w:date="2019-11-19T14:54:00Z">
        <w:r w:rsidRPr="00EF0816">
          <w:t xml:space="preserve">z </w:t>
        </w:r>
      </w:ins>
      <w:r w:rsidR="453C0139" w:rsidRPr="00EF0816">
        <w:t xml:space="preserve">virtualno resničnostjo. Omogoča nam preprostejšo uporabo in združevanje z Google </w:t>
      </w:r>
      <w:proofErr w:type="spellStart"/>
      <w:r w:rsidR="453C0139" w:rsidRPr="00EF0816">
        <w:t>Cardboard</w:t>
      </w:r>
      <w:proofErr w:type="spellEnd"/>
      <w:r w:rsidR="453C0139" w:rsidRPr="00EF0816">
        <w:t xml:space="preserve"> </w:t>
      </w:r>
      <w:del w:id="377" w:author="Uroš Ocepek" w:date="2019-11-19T14:54:00Z">
        <w:r w:rsidR="453C0139" w:rsidRPr="00EF0816" w:rsidDel="000231CA">
          <w:delText xml:space="preserve">ter </w:delText>
        </w:r>
      </w:del>
      <w:ins w:id="378" w:author="Uroš Ocepek" w:date="2019-11-19T14:54:00Z">
        <w:r w:rsidR="000231CA" w:rsidRPr="00EF0816">
          <w:t xml:space="preserve">in </w:t>
        </w:r>
      </w:ins>
      <w:proofErr w:type="spellStart"/>
      <w:r w:rsidR="453C0139" w:rsidRPr="00EF0816">
        <w:t>Daydream</w:t>
      </w:r>
      <w:proofErr w:type="spellEnd"/>
      <w:r w:rsidR="453C0139" w:rsidRPr="00EF0816">
        <w:t xml:space="preserve">. Aplikacijo smo dodelali za </w:t>
      </w:r>
      <w:proofErr w:type="spellStart"/>
      <w:r w:rsidR="453C0139" w:rsidRPr="00EF0816">
        <w:t>Cardboard</w:t>
      </w:r>
      <w:proofErr w:type="spellEnd"/>
      <w:r w:rsidR="453C0139" w:rsidRPr="00EF0816">
        <w:t xml:space="preserve"> saj nam je bila pomembna dostopnost našega virtualnega učbenika. </w:t>
      </w:r>
      <w:proofErr w:type="spellStart"/>
      <w:r w:rsidR="453C0139" w:rsidRPr="00EF0816">
        <w:t>Daydream</w:t>
      </w:r>
      <w:proofErr w:type="spellEnd"/>
      <w:r w:rsidR="453C0139" w:rsidRPr="00EF0816">
        <w:t xml:space="preserve"> podpirajo le mobilne naprave višjega cenovnega razreda in so posledično manj dostopne, a omogočajo boljšo uporabniško izkušnjo. Uporabljali ga za povezovanje s senzorji za zaznavanje nagiba in usmerjenosti, ki jih ima vsak telefon</w:t>
      </w:r>
      <w:ins w:id="379" w:author="Žan Juvan" w:date="2020-04-22T18:05:00Z">
        <w:r w:rsidR="00025A77" w:rsidRPr="00EF0816">
          <w:t xml:space="preserve"> </w:t>
        </w:r>
      </w:ins>
      <w:customXmlInsRangeStart w:id="380" w:author="Žan Juvan" w:date="2020-04-22T18:05:00Z"/>
      <w:sdt>
        <w:sdtPr>
          <w:id w:val="-906309098"/>
          <w:citation/>
        </w:sdtPr>
        <w:sdtEndPr/>
        <w:sdtContent>
          <w:customXmlInsRangeEnd w:id="380"/>
          <w:ins w:id="381" w:author="Žan Juvan" w:date="2020-04-22T18:05:00Z">
            <w:r w:rsidR="00025A77" w:rsidRPr="00016CED">
              <w:fldChar w:fldCharType="begin"/>
            </w:r>
          </w:ins>
          <w:ins w:id="382" w:author="Žan Juvan" w:date="2020-04-22T18:16:00Z">
            <w:r w:rsidR="0021233E" w:rsidRPr="00EF0816">
              <w:instrText xml:space="preserve">CITATION Goo19 \l 1060 </w:instrText>
            </w:r>
          </w:ins>
          <w:r w:rsidR="00025A77" w:rsidRPr="00EF0816">
            <w:rPr>
              <w:rPrChange w:id="383" w:author="Žan Juvan" w:date="2020-04-22T18:18:00Z">
                <w:rPr/>
              </w:rPrChange>
            </w:rPr>
            <w:fldChar w:fldCharType="separate"/>
          </w:r>
          <w:r w:rsidR="00EF0816" w:rsidRPr="00EF0816">
            <w:rPr>
              <w:noProof/>
            </w:rPr>
            <w:t>[4]</w:t>
          </w:r>
          <w:ins w:id="384" w:author="Žan Juvan" w:date="2020-04-22T18:05:00Z">
            <w:r w:rsidR="00025A77" w:rsidRPr="00016CED">
              <w:fldChar w:fldCharType="end"/>
            </w:r>
          </w:ins>
          <w:customXmlInsRangeStart w:id="385" w:author="Žan Juvan" w:date="2020-04-22T18:05:00Z"/>
        </w:sdtContent>
      </w:sdt>
      <w:customXmlInsRangeEnd w:id="385"/>
      <w:r w:rsidR="453C0139" w:rsidRPr="00EF0816">
        <w:t xml:space="preserve">.  </w:t>
      </w:r>
    </w:p>
    <w:p w14:paraId="7A0A28BC" w14:textId="72C9AFED" w:rsidR="000C1ED7" w:rsidRPr="00EF0816" w:rsidRDefault="000C1ED7" w:rsidP="00BF363D">
      <w:pPr>
        <w:rPr>
          <w:ins w:id="386" w:author="Žan Juvan" w:date="2020-02-10T16:19:00Z"/>
        </w:rPr>
      </w:pPr>
    </w:p>
    <w:p w14:paraId="3E6F0C36" w14:textId="77777777" w:rsidR="000C1ED7" w:rsidRPr="00EF0816" w:rsidRDefault="000C1ED7" w:rsidP="00BF363D"/>
    <w:p w14:paraId="46163AB2" w14:textId="77777777" w:rsidR="001568FE" w:rsidRPr="00EF0816" w:rsidRDefault="001568FE">
      <w:pPr>
        <w:spacing w:line="259" w:lineRule="auto"/>
        <w:jc w:val="left"/>
        <w:rPr>
          <w:rFonts w:eastAsiaTheme="majorEastAsia" w:cstheme="majorBidi"/>
          <w:color w:val="2F5496" w:themeColor="accent1" w:themeShade="BF"/>
          <w:sz w:val="28"/>
          <w:szCs w:val="26"/>
        </w:rPr>
      </w:pPr>
      <w:r w:rsidRPr="00EF0816">
        <w:br w:type="page"/>
      </w:r>
    </w:p>
    <w:p w14:paraId="7F82FDD3" w14:textId="24CFCC2D" w:rsidR="00C36DDB" w:rsidRPr="00EF0816" w:rsidRDefault="00335324">
      <w:pPr>
        <w:pStyle w:val="Naslov2"/>
        <w:ind w:left="567" w:hanging="567"/>
        <w:pPrChange w:id="387" w:author="Timotej Robavs" w:date="2020-03-27T11:49:00Z">
          <w:pPr>
            <w:pStyle w:val="Naslov2"/>
          </w:pPr>
        </w:pPrChange>
      </w:pPr>
      <w:bookmarkStart w:id="388" w:name="_Toc38476350"/>
      <w:ins w:id="389" w:author="Uroš Ocepek" w:date="2019-11-19T14:54:00Z">
        <w:r w:rsidRPr="00EF0816">
          <w:lastRenderedPageBreak/>
          <w:t xml:space="preserve">Adobe </w:t>
        </w:r>
      </w:ins>
      <w:proofErr w:type="spellStart"/>
      <w:r w:rsidR="00E34327" w:rsidRPr="00EF0816">
        <w:t>Ill</w:t>
      </w:r>
      <w:r w:rsidR="00C36DDB" w:rsidRPr="00EF0816">
        <w:t>u</w:t>
      </w:r>
      <w:r w:rsidR="009E0931" w:rsidRPr="00EF0816">
        <w:t>strator</w:t>
      </w:r>
      <w:bookmarkEnd w:id="388"/>
      <w:proofErr w:type="spellEnd"/>
      <w:r w:rsidR="009E0931" w:rsidRPr="00EF0816">
        <w:t xml:space="preserve"> </w:t>
      </w:r>
    </w:p>
    <w:p w14:paraId="395B9ECF" w14:textId="77777777" w:rsidR="001568FE" w:rsidRPr="00EF0816" w:rsidRDefault="001568FE" w:rsidP="001568FE"/>
    <w:p w14:paraId="398B848C" w14:textId="77777777" w:rsidR="00236C41" w:rsidRPr="00EF0816" w:rsidRDefault="009E7798" w:rsidP="00236C41">
      <w:pPr>
        <w:keepNext/>
        <w:jc w:val="center"/>
      </w:pPr>
      <w:r w:rsidRPr="00016CED">
        <w:rPr>
          <w:noProof/>
        </w:rPr>
        <w:drawing>
          <wp:inline distT="0" distB="0" distL="0" distR="0" wp14:anchorId="2D9F756A" wp14:editId="350AD152">
            <wp:extent cx="1814541" cy="1513511"/>
            <wp:effectExtent l="0" t="0" r="0" b="0"/>
            <wp:docPr id="772875681" name="Slika 11" descr="Rezultat iskanja slik za illustrato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1"/>
                    <pic:cNvPicPr/>
                  </pic:nvPicPr>
                  <pic:blipFill rotWithShape="1">
                    <a:blip r:embed="rId16" cstate="print">
                      <a:extLst>
                        <a:ext uri="{28A0092B-C50C-407E-A947-70E740481C1C}">
                          <a14:useLocalDpi xmlns:a14="http://schemas.microsoft.com/office/drawing/2010/main" val="0"/>
                        </a:ext>
                      </a:extLst>
                    </a:blip>
                    <a:srcRect t="5991" b="10600"/>
                    <a:stretch/>
                  </pic:blipFill>
                  <pic:spPr bwMode="auto">
                    <a:xfrm>
                      <a:off x="0" y="0"/>
                      <a:ext cx="1816295" cy="1514974"/>
                    </a:xfrm>
                    <a:prstGeom prst="rect">
                      <a:avLst/>
                    </a:prstGeom>
                    <a:ln>
                      <a:noFill/>
                    </a:ln>
                    <a:extLst>
                      <a:ext uri="{53640926-AAD7-44D8-BBD7-CCE9431645EC}">
                        <a14:shadowObscured xmlns:a14="http://schemas.microsoft.com/office/drawing/2010/main"/>
                      </a:ext>
                    </a:extLst>
                  </pic:spPr>
                </pic:pic>
              </a:graphicData>
            </a:graphic>
          </wp:inline>
        </w:drawing>
      </w:r>
    </w:p>
    <w:p w14:paraId="7AB361ED" w14:textId="212B7634" w:rsidR="00E34327" w:rsidRPr="00EF0816" w:rsidRDefault="00236C41" w:rsidP="00236C41">
      <w:pPr>
        <w:pStyle w:val="Napis"/>
        <w:jc w:val="center"/>
      </w:pPr>
      <w:bookmarkStart w:id="390" w:name="_Toc34025785"/>
      <w:r w:rsidRPr="00EF0816">
        <w:t xml:space="preserve">Slika </w:t>
      </w:r>
      <w:r w:rsidRPr="00016CED">
        <w:fldChar w:fldCharType="begin"/>
      </w:r>
      <w:r w:rsidRPr="00EF0816">
        <w:instrText>SEQ Slika \* ARABIC</w:instrText>
      </w:r>
      <w:r w:rsidRPr="00EF0816">
        <w:rPr>
          <w:rPrChange w:id="391" w:author="Žan Juvan" w:date="2020-04-22T18:18:00Z">
            <w:rPr/>
          </w:rPrChange>
        </w:rPr>
        <w:fldChar w:fldCharType="separate"/>
      </w:r>
      <w:r w:rsidR="00950656" w:rsidRPr="00EF0816">
        <w:rPr>
          <w:noProof/>
        </w:rPr>
        <w:t>5</w:t>
      </w:r>
      <w:r w:rsidRPr="00016CED">
        <w:fldChar w:fldCharType="end"/>
      </w:r>
      <w:r w:rsidRPr="00EF0816">
        <w:t xml:space="preserve"> </w:t>
      </w:r>
      <w:proofErr w:type="spellStart"/>
      <w:r w:rsidRPr="00EF0816">
        <w:t>Logo</w:t>
      </w:r>
      <w:proofErr w:type="spellEnd"/>
      <w:r w:rsidRPr="00EF0816">
        <w:t xml:space="preserve"> Adobe </w:t>
      </w:r>
      <w:proofErr w:type="spellStart"/>
      <w:r w:rsidRPr="00EF0816">
        <w:t>Illustrator</w:t>
      </w:r>
      <w:bookmarkEnd w:id="390"/>
      <w:proofErr w:type="spellEnd"/>
    </w:p>
    <w:p w14:paraId="043564F3" w14:textId="246C21FC" w:rsidR="000C1ED7" w:rsidRPr="00EF0816" w:rsidRDefault="453C0139">
      <w:pPr>
        <w:rPr>
          <w:ins w:id="392" w:author="Žan Juvan" w:date="2020-02-10T16:20:00Z"/>
          <w:rFonts w:cstheme="majorHAnsi"/>
        </w:rPr>
      </w:pPr>
      <w:del w:id="393" w:author="Uroš Ocepek" w:date="2019-11-19T14:56:00Z">
        <w:r w:rsidRPr="00EF0816" w:rsidDel="00F875AF">
          <w:delText>J</w:delText>
        </w:r>
      </w:del>
      <w:ins w:id="394" w:author="Uroš Ocepek" w:date="2019-11-19T14:56:00Z">
        <w:r w:rsidR="00F875AF" w:rsidRPr="00EF0816">
          <w:t xml:space="preserve">Adobe </w:t>
        </w:r>
        <w:proofErr w:type="spellStart"/>
        <w:r w:rsidR="00F875AF" w:rsidRPr="00EF0816">
          <w:t>Illustrator</w:t>
        </w:r>
        <w:proofErr w:type="spellEnd"/>
        <w:r w:rsidR="00F875AF" w:rsidRPr="00EF0816">
          <w:t xml:space="preserve"> j</w:t>
        </w:r>
      </w:ins>
      <w:r w:rsidRPr="00EF0816">
        <w:t xml:space="preserve">e orodje, ki omogoča risanje vektorske grafike in </w:t>
      </w:r>
      <w:del w:id="395" w:author="Uroš Ocepek" w:date="2019-11-19T14:55:00Z">
        <w:r w:rsidRPr="00EF0816" w:rsidDel="00137AAB">
          <w:delText xml:space="preserve">spada </w:delText>
        </w:r>
      </w:del>
      <w:ins w:id="396" w:author="Uroš Ocepek" w:date="2019-11-19T14:55:00Z">
        <w:r w:rsidR="00137AAB" w:rsidRPr="00EF0816">
          <w:t xml:space="preserve">sodi </w:t>
        </w:r>
      </w:ins>
      <w:del w:id="397" w:author="Uroš Ocepek" w:date="2019-11-19T14:55:00Z">
        <w:r w:rsidRPr="00EF0816" w:rsidDel="00137AAB">
          <w:delText xml:space="preserve">pod </w:delText>
        </w:r>
      </w:del>
      <w:ins w:id="398" w:author="Uroš Ocepek" w:date="2019-11-19T14:55:00Z">
        <w:r w:rsidR="00137AAB" w:rsidRPr="00EF0816">
          <w:t xml:space="preserve">med </w:t>
        </w:r>
      </w:ins>
      <w:r w:rsidRPr="00EF0816">
        <w:t>komplet orodij Adobe.  Uporabljali smo ga za izrisovanje modelov</w:t>
      </w:r>
      <w:del w:id="399" w:author="Uroš Ocepek" w:date="2019-11-19T14:55:00Z">
        <w:r w:rsidRPr="00EF0816" w:rsidDel="00F875AF">
          <w:delText xml:space="preserve">, </w:delText>
        </w:r>
      </w:del>
      <w:ins w:id="400" w:author="Uroš Ocepek" w:date="2019-11-19T14:55:00Z">
        <w:r w:rsidR="00F875AF" w:rsidRPr="00EF0816">
          <w:t xml:space="preserve"> in </w:t>
        </w:r>
      </w:ins>
      <w:r w:rsidRPr="00EF0816">
        <w:t xml:space="preserve">ikon </w:t>
      </w:r>
      <w:ins w:id="401" w:author="Uroš Ocepek" w:date="2019-11-19T14:55:00Z">
        <w:r w:rsidR="00F875AF" w:rsidRPr="00EF0816">
          <w:t>,</w:t>
        </w:r>
      </w:ins>
      <w:del w:id="402" w:author="Uroš Ocepek" w:date="2019-11-19T14:57:00Z">
        <w:r w:rsidRPr="00EF0816" w:rsidDel="00A4358D">
          <w:delText xml:space="preserve">saj </w:delText>
        </w:r>
      </w:del>
      <w:ins w:id="403" w:author="Uroš Ocepek" w:date="2019-11-19T14:57:00Z">
        <w:r w:rsidR="00A4358D" w:rsidRPr="00EF0816">
          <w:t xml:space="preserve">ker </w:t>
        </w:r>
      </w:ins>
      <w:r w:rsidRPr="00EF0816">
        <w:t xml:space="preserve">omogoča lažje oblikovanje in izdelavo </w:t>
      </w:r>
      <w:del w:id="404" w:author="Uroš Ocepek" w:date="2019-11-19T14:55:00Z">
        <w:r w:rsidRPr="00EF0816" w:rsidDel="00F875AF">
          <w:delText>ikon</w:delText>
        </w:r>
      </w:del>
      <w:ins w:id="405" w:author="Uroš Ocepek" w:date="2019-11-19T14:55:00Z">
        <w:r w:rsidR="00F875AF" w:rsidRPr="00EF0816">
          <w:t>le teh</w:t>
        </w:r>
      </w:ins>
      <w:r w:rsidRPr="00EF0816">
        <w:t>.</w:t>
      </w:r>
      <w:r w:rsidR="009D2D53" w:rsidRPr="00EF0816">
        <w:t xml:space="preserve"> Zanj smo se odločili</w:t>
      </w:r>
      <w:ins w:id="406" w:author="Uroš Ocepek" w:date="2019-11-19T14:55:00Z">
        <w:r w:rsidR="00F875AF" w:rsidRPr="00EF0816">
          <w:t>,</w:t>
        </w:r>
      </w:ins>
      <w:r w:rsidR="009D2D53" w:rsidRPr="00EF0816">
        <w:t xml:space="preserve"> </w:t>
      </w:r>
      <w:del w:id="407" w:author="Uroš Ocepek" w:date="2019-11-19T14:57:00Z">
        <w:r w:rsidR="009D2D53" w:rsidRPr="00EF0816" w:rsidDel="00A4358D">
          <w:delText xml:space="preserve">saj </w:delText>
        </w:r>
      </w:del>
      <w:ins w:id="408" w:author="Uroš Ocepek" w:date="2019-11-19T14:57:00Z">
        <w:r w:rsidR="00A4358D" w:rsidRPr="00EF0816">
          <w:t xml:space="preserve">ker </w:t>
        </w:r>
      </w:ins>
      <w:r w:rsidR="009D2D53" w:rsidRPr="00EF0816">
        <w:t xml:space="preserve">smo imeli v šoli dostop do njega </w:t>
      </w:r>
      <w:r w:rsidR="003578CE" w:rsidRPr="00EF0816">
        <w:t xml:space="preserve">in </w:t>
      </w:r>
      <w:r w:rsidR="000B7AC0" w:rsidRPr="00EF0816">
        <w:t>je edino orodje</w:t>
      </w:r>
      <w:ins w:id="409" w:author="Uroš Ocepek" w:date="2019-11-19T14:55:00Z">
        <w:r w:rsidR="00F875AF" w:rsidRPr="00EF0816">
          <w:t>,</w:t>
        </w:r>
      </w:ins>
      <w:r w:rsidR="000B7AC0" w:rsidRPr="00EF0816">
        <w:t xml:space="preserve"> pri katerem smo imeli že pred</w:t>
      </w:r>
      <w:del w:id="410" w:author="Uroš Ocepek" w:date="2019-11-19T14:55:00Z">
        <w:r w:rsidR="000B7AC0" w:rsidRPr="00EF0816" w:rsidDel="00F875AF">
          <w:delText xml:space="preserve"> </w:delText>
        </w:r>
      </w:del>
      <w:r w:rsidR="000B7AC0" w:rsidRPr="00EF0816">
        <w:t>znanje</w:t>
      </w:r>
      <w:customXmlInsRangeStart w:id="411" w:author="Žan Juvan" w:date="2020-04-22T18:05:00Z"/>
      <w:sdt>
        <w:sdtPr>
          <w:id w:val="-1285417282"/>
          <w:citation/>
        </w:sdtPr>
        <w:sdtEndPr/>
        <w:sdtContent>
          <w:customXmlInsRangeEnd w:id="411"/>
          <w:ins w:id="412" w:author="Žan Juvan" w:date="2020-04-22T18:05:00Z">
            <w:r w:rsidR="00025A77" w:rsidRPr="00016CED">
              <w:fldChar w:fldCharType="begin"/>
            </w:r>
          </w:ins>
          <w:ins w:id="413" w:author="Žan Juvan" w:date="2020-04-22T18:16:00Z">
            <w:r w:rsidR="0021233E" w:rsidRPr="00EF0816">
              <w:instrText xml:space="preserve">CITATION Joh19 \l 1060 </w:instrText>
            </w:r>
          </w:ins>
          <w:r w:rsidR="00025A77" w:rsidRPr="00EF0816">
            <w:rPr>
              <w:rPrChange w:id="414" w:author="Žan Juvan" w:date="2020-04-22T18:18:00Z">
                <w:rPr/>
              </w:rPrChange>
            </w:rPr>
            <w:fldChar w:fldCharType="separate"/>
          </w:r>
          <w:r w:rsidR="00EF0816">
            <w:rPr>
              <w:noProof/>
            </w:rPr>
            <w:t xml:space="preserve"> </w:t>
          </w:r>
          <w:r w:rsidR="00EF0816" w:rsidRPr="00EF0816">
            <w:rPr>
              <w:noProof/>
            </w:rPr>
            <w:t>[5]</w:t>
          </w:r>
          <w:ins w:id="415" w:author="Žan Juvan" w:date="2020-04-22T18:05:00Z">
            <w:r w:rsidR="00025A77" w:rsidRPr="00016CED">
              <w:fldChar w:fldCharType="end"/>
            </w:r>
          </w:ins>
          <w:customXmlInsRangeStart w:id="416" w:author="Žan Juvan" w:date="2020-04-22T18:05:00Z"/>
        </w:sdtContent>
      </w:sdt>
      <w:customXmlInsRangeEnd w:id="416"/>
      <w:ins w:id="417" w:author="Uroš Ocepek" w:date="2019-11-19T14:55:00Z">
        <w:del w:id="418" w:author="Žan Juvan" w:date="2020-04-22T18:05:00Z">
          <w:r w:rsidR="00F875AF" w:rsidRPr="00EF0816" w:rsidDel="00025A77">
            <w:delText>.</w:delText>
          </w:r>
        </w:del>
      </w:ins>
      <w:del w:id="419" w:author="Uroš Ocepek" w:date="2019-11-19T14:55:00Z">
        <w:r w:rsidR="000B7AC0" w:rsidRPr="00EF0816" w:rsidDel="00F875AF">
          <w:delText xml:space="preserve"> saj smo se naučili osnov zanj že </w:delText>
        </w:r>
        <w:r w:rsidR="0016489A" w:rsidRPr="00EF0816" w:rsidDel="00F875AF">
          <w:delText>pri pouku in nismo želeli zapravljati časa z učenjem novih orodji</w:delText>
        </w:r>
      </w:del>
      <w:del w:id="420" w:author="Žan Juvan" w:date="2020-04-22T18:05:00Z">
        <w:r w:rsidR="0016489A" w:rsidRPr="00EF0816" w:rsidDel="00025A77">
          <w:delText>.</w:delText>
        </w:r>
      </w:del>
      <w:ins w:id="421" w:author="Žan Juvan" w:date="2020-04-22T18:06:00Z">
        <w:r w:rsidR="00025A77" w:rsidRPr="00EF0816">
          <w:rPr>
            <w:rFonts w:cstheme="majorHAnsi"/>
          </w:rPr>
          <w:t>.</w:t>
        </w:r>
      </w:ins>
    </w:p>
    <w:p w14:paraId="09250199" w14:textId="77777777" w:rsidR="009D2D53" w:rsidRPr="00EF0816" w:rsidRDefault="009D2D53" w:rsidP="453C0139"/>
    <w:p w14:paraId="25598361" w14:textId="0AE84D22" w:rsidR="00390324" w:rsidRPr="00EF0816" w:rsidRDefault="00F875AF">
      <w:pPr>
        <w:pStyle w:val="Naslov2"/>
        <w:ind w:left="567" w:hanging="567"/>
        <w:pPrChange w:id="422" w:author="Timotej Robavs" w:date="2020-03-27T11:49:00Z">
          <w:pPr>
            <w:pStyle w:val="Naslov2"/>
          </w:pPr>
        </w:pPrChange>
      </w:pPr>
      <w:bookmarkStart w:id="423" w:name="_Toc38476351"/>
      <w:ins w:id="424" w:author="Uroš Ocepek" w:date="2019-11-19T14:55:00Z">
        <w:r w:rsidRPr="00EF0816">
          <w:t xml:space="preserve">Adobe </w:t>
        </w:r>
      </w:ins>
      <w:r w:rsidR="00390324" w:rsidRPr="00EF0816">
        <w:t>Photoshop</w:t>
      </w:r>
      <w:bookmarkEnd w:id="423"/>
    </w:p>
    <w:p w14:paraId="0CE3D457" w14:textId="77777777" w:rsidR="001568FE" w:rsidRPr="00EF0816" w:rsidRDefault="001568FE" w:rsidP="001568FE"/>
    <w:p w14:paraId="2B2BD6AE" w14:textId="77777777" w:rsidR="00236C41" w:rsidRPr="00EF0816" w:rsidRDefault="007930B2" w:rsidP="00236C41">
      <w:pPr>
        <w:keepNext/>
        <w:jc w:val="center"/>
      </w:pPr>
      <w:r w:rsidRPr="00016CED">
        <w:rPr>
          <w:noProof/>
        </w:rPr>
        <w:drawing>
          <wp:inline distT="0" distB="0" distL="0" distR="0" wp14:anchorId="06617411" wp14:editId="01582D97">
            <wp:extent cx="1551709" cy="1551709"/>
            <wp:effectExtent l="0" t="0" r="0" b="0"/>
            <wp:docPr id="1784033999" name="Slika 13" descr="Povezana sl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5229" cy="1555229"/>
                    </a:xfrm>
                    <a:prstGeom prst="rect">
                      <a:avLst/>
                    </a:prstGeom>
                  </pic:spPr>
                </pic:pic>
              </a:graphicData>
            </a:graphic>
          </wp:inline>
        </w:drawing>
      </w:r>
    </w:p>
    <w:p w14:paraId="74B46E3F" w14:textId="675992A2" w:rsidR="00CC600B" w:rsidRPr="00EF0816" w:rsidRDefault="00236C41" w:rsidP="00236C41">
      <w:pPr>
        <w:pStyle w:val="Napis"/>
        <w:jc w:val="center"/>
      </w:pPr>
      <w:bookmarkStart w:id="425" w:name="_Toc34025786"/>
      <w:r w:rsidRPr="00EF0816">
        <w:t xml:space="preserve">Slika </w:t>
      </w:r>
      <w:r w:rsidRPr="00016CED">
        <w:fldChar w:fldCharType="begin"/>
      </w:r>
      <w:r w:rsidRPr="00EF0816">
        <w:instrText>SEQ Slika \* ARABIC</w:instrText>
      </w:r>
      <w:r w:rsidRPr="00EF0816">
        <w:rPr>
          <w:rPrChange w:id="426" w:author="Žan Juvan" w:date="2020-04-22T18:18:00Z">
            <w:rPr/>
          </w:rPrChange>
        </w:rPr>
        <w:fldChar w:fldCharType="separate"/>
      </w:r>
      <w:r w:rsidR="00950656" w:rsidRPr="00EF0816">
        <w:rPr>
          <w:noProof/>
        </w:rPr>
        <w:t>6</w:t>
      </w:r>
      <w:r w:rsidRPr="00016CED">
        <w:fldChar w:fldCharType="end"/>
      </w:r>
      <w:r w:rsidRPr="00EF0816">
        <w:t xml:space="preserve"> </w:t>
      </w:r>
      <w:proofErr w:type="spellStart"/>
      <w:r w:rsidRPr="00EF0816">
        <w:t>Logo</w:t>
      </w:r>
      <w:proofErr w:type="spellEnd"/>
      <w:r w:rsidRPr="00EF0816">
        <w:t xml:space="preserve"> Adobe Photoshop</w:t>
      </w:r>
      <w:bookmarkEnd w:id="425"/>
    </w:p>
    <w:p w14:paraId="41B8D4BD" w14:textId="4095A5A0" w:rsidR="00D93675" w:rsidRPr="00EF0816" w:rsidRDefault="00F875AF">
      <w:pPr>
        <w:rPr>
          <w:rFonts w:cstheme="majorHAnsi"/>
        </w:rPr>
      </w:pPr>
      <w:ins w:id="427" w:author="Uroš Ocepek" w:date="2019-11-19T14:56:00Z">
        <w:r w:rsidRPr="00EF0816">
          <w:t xml:space="preserve">Adobe Photoshop </w:t>
        </w:r>
      </w:ins>
      <w:del w:id="428" w:author="Uroš Ocepek" w:date="2019-11-19T14:56:00Z">
        <w:r w:rsidR="453C0139" w:rsidRPr="00EF0816" w:rsidDel="00F875AF">
          <w:delText>J</w:delText>
        </w:r>
      </w:del>
      <w:ins w:id="429" w:author="Uroš Ocepek" w:date="2019-11-19T14:56:00Z">
        <w:r w:rsidRPr="00EF0816">
          <w:t>j</w:t>
        </w:r>
      </w:ins>
      <w:r w:rsidR="453C0139" w:rsidRPr="00EF0816">
        <w:t xml:space="preserve">e orodje, ki omogoča oblikovanje slik in </w:t>
      </w:r>
      <w:del w:id="430" w:author="Uroš Ocepek" w:date="2019-11-19T14:56:00Z">
        <w:r w:rsidR="453C0139" w:rsidRPr="00EF0816" w:rsidDel="00A4358D">
          <w:delText>spada pod</w:delText>
        </w:r>
      </w:del>
      <w:ins w:id="431" w:author="Uroš Ocepek" w:date="2019-11-19T14:56:00Z">
        <w:r w:rsidR="00A4358D" w:rsidRPr="00EF0816">
          <w:t>sodi med</w:t>
        </w:r>
      </w:ins>
      <w:r w:rsidR="453C0139" w:rsidRPr="00EF0816">
        <w:t xml:space="preserve"> komplet orodij Adobe. Uporabljali smo ga za oblikovanje slik, ki se prikažejo ob kliku na ikono (slika v sferi, slika zraven besedila).</w:t>
      </w:r>
      <w:r w:rsidR="00415DBA" w:rsidRPr="00EF0816">
        <w:t xml:space="preserve"> </w:t>
      </w:r>
      <w:ins w:id="432" w:author="Uroš Ocepek" w:date="2019-11-19T14:56:00Z">
        <w:r w:rsidR="00A4358D" w:rsidRPr="00EF0816">
          <w:t xml:space="preserve">Enako kot </w:t>
        </w:r>
      </w:ins>
      <w:del w:id="433" w:author="Uroš Ocepek" w:date="2019-11-19T14:56:00Z">
        <w:r w:rsidR="00415DBA" w:rsidRPr="00EF0816" w:rsidDel="00A4358D">
          <w:delText>Kot</w:delText>
        </w:r>
      </w:del>
      <w:r w:rsidR="00415DBA" w:rsidRPr="00EF0816">
        <w:t xml:space="preserve"> pri Adobe </w:t>
      </w:r>
      <w:proofErr w:type="spellStart"/>
      <w:r w:rsidR="00415DBA" w:rsidRPr="00EF0816">
        <w:t>Illustratorju</w:t>
      </w:r>
      <w:proofErr w:type="spellEnd"/>
      <w:r w:rsidR="00415DBA" w:rsidRPr="00EF0816">
        <w:t xml:space="preserve"> smo se zanj odločili</w:t>
      </w:r>
      <w:ins w:id="434" w:author="Uroš Ocepek" w:date="2019-11-19T14:56:00Z">
        <w:r w:rsidR="00A4358D" w:rsidRPr="00EF0816">
          <w:t>,</w:t>
        </w:r>
      </w:ins>
      <w:r w:rsidR="00415DBA" w:rsidRPr="00EF0816">
        <w:t xml:space="preserve"> </w:t>
      </w:r>
      <w:del w:id="435" w:author="Uroš Ocepek" w:date="2019-11-19T14:56:00Z">
        <w:r w:rsidR="00415DBA" w:rsidRPr="00EF0816" w:rsidDel="00A4358D">
          <w:delText xml:space="preserve">saj </w:delText>
        </w:r>
      </w:del>
      <w:ins w:id="436" w:author="Uroš Ocepek" w:date="2019-11-19T14:56:00Z">
        <w:r w:rsidR="00A4358D" w:rsidRPr="00EF0816">
          <w:t xml:space="preserve">ker </w:t>
        </w:r>
      </w:ins>
      <w:r w:rsidR="00415DBA" w:rsidRPr="00EF0816">
        <w:t xml:space="preserve">smo imeli dostop do njega v šoli in že predhodno prakso. </w:t>
      </w:r>
      <w:r w:rsidR="00641957" w:rsidRPr="00EF0816">
        <w:t xml:space="preserve">Omogoča pa nam </w:t>
      </w:r>
      <w:del w:id="437" w:author="Uroš Ocepek" w:date="2019-11-19T14:56:00Z">
        <w:r w:rsidR="00641957" w:rsidRPr="00EF0816" w:rsidDel="00A4358D">
          <w:delText xml:space="preserve">dosti </w:delText>
        </w:r>
      </w:del>
      <w:r w:rsidR="00641957" w:rsidRPr="00EF0816">
        <w:t>hitrejš</w:t>
      </w:r>
      <w:ins w:id="438" w:author="Uroš Ocepek" w:date="2019-11-19T14:57:00Z">
        <w:r w:rsidR="00A4358D" w:rsidRPr="00EF0816">
          <w:t>e</w:t>
        </w:r>
      </w:ins>
      <w:del w:id="439" w:author="Uroš Ocepek" w:date="2019-11-19T14:57:00Z">
        <w:r w:rsidR="00641957" w:rsidRPr="00EF0816" w:rsidDel="00A4358D">
          <w:delText>o</w:delText>
        </w:r>
      </w:del>
      <w:r w:rsidR="00641957" w:rsidRPr="00EF0816">
        <w:t xml:space="preserve"> preoblikovanje slik kot </w:t>
      </w:r>
      <w:r w:rsidR="00993AF0" w:rsidRPr="00EF0816">
        <w:t xml:space="preserve">odprtokodni programi </w:t>
      </w:r>
      <w:del w:id="440" w:author="Uroš Ocepek" w:date="2019-11-19T14:57:00Z">
        <w:r w:rsidR="00993AF0" w:rsidRPr="00EF0816" w:rsidDel="00A4358D">
          <w:delText xml:space="preserve">kot je </w:delText>
        </w:r>
      </w:del>
      <w:proofErr w:type="spellStart"/>
      <w:r w:rsidR="00993AF0" w:rsidRPr="00EF0816">
        <w:t>Gimp</w:t>
      </w:r>
      <w:proofErr w:type="spellEnd"/>
      <w:ins w:id="441" w:author="Žan Juvan" w:date="2020-04-22T18:06:00Z">
        <w:r w:rsidR="00025A77" w:rsidRPr="00EF0816">
          <w:t xml:space="preserve"> </w:t>
        </w:r>
      </w:ins>
      <w:customXmlInsRangeStart w:id="442" w:author="Žan Juvan" w:date="2020-04-22T18:06:00Z"/>
      <w:sdt>
        <w:sdtPr>
          <w:id w:val="1030457374"/>
          <w:citation/>
        </w:sdtPr>
        <w:sdtEndPr/>
        <w:sdtContent>
          <w:customXmlInsRangeEnd w:id="442"/>
          <w:ins w:id="443" w:author="Žan Juvan" w:date="2020-04-22T18:06:00Z">
            <w:r w:rsidR="00025A77" w:rsidRPr="00016CED">
              <w:fldChar w:fldCharType="begin"/>
            </w:r>
          </w:ins>
          <w:ins w:id="444" w:author="Žan Juvan" w:date="2020-04-22T18:16:00Z">
            <w:r w:rsidR="0021233E" w:rsidRPr="00EF0816">
              <w:instrText xml:space="preserve">CITATION Joh19 \l 1060 </w:instrText>
            </w:r>
          </w:ins>
          <w:r w:rsidR="00025A77" w:rsidRPr="00EF0816">
            <w:rPr>
              <w:rPrChange w:id="445" w:author="Žan Juvan" w:date="2020-04-22T18:18:00Z">
                <w:rPr/>
              </w:rPrChange>
            </w:rPr>
            <w:fldChar w:fldCharType="separate"/>
          </w:r>
          <w:r w:rsidR="00EF0816" w:rsidRPr="00EF0816">
            <w:rPr>
              <w:noProof/>
            </w:rPr>
            <w:t>[5]</w:t>
          </w:r>
          <w:ins w:id="446" w:author="Žan Juvan" w:date="2020-04-22T18:06:00Z">
            <w:r w:rsidR="00025A77" w:rsidRPr="00016CED">
              <w:fldChar w:fldCharType="end"/>
            </w:r>
          </w:ins>
          <w:customXmlInsRangeStart w:id="447" w:author="Žan Juvan" w:date="2020-04-22T18:06:00Z"/>
        </w:sdtContent>
      </w:sdt>
      <w:customXmlInsRangeEnd w:id="447"/>
      <w:r w:rsidR="00993AF0" w:rsidRPr="00EF0816">
        <w:t>.</w:t>
      </w:r>
      <w:ins w:id="448" w:author="Žan Juvan" w:date="2020-02-12T07:42:00Z">
        <w:r w:rsidR="006B3F9C" w:rsidRPr="00EF0816">
          <w:rPr>
            <w:rFonts w:cstheme="majorHAnsi"/>
          </w:rPr>
          <w:t xml:space="preserve"> </w:t>
        </w:r>
      </w:ins>
    </w:p>
    <w:p w14:paraId="3FFBB9E2" w14:textId="77777777" w:rsidR="001568FE" w:rsidRPr="00EF0816" w:rsidRDefault="001568FE">
      <w:pPr>
        <w:spacing w:line="259" w:lineRule="auto"/>
        <w:jc w:val="left"/>
        <w:rPr>
          <w:rFonts w:eastAsiaTheme="majorEastAsia" w:cstheme="majorBidi"/>
          <w:color w:val="2F5496" w:themeColor="accent1" w:themeShade="BF"/>
          <w:sz w:val="36"/>
          <w:szCs w:val="32"/>
        </w:rPr>
      </w:pPr>
      <w:r w:rsidRPr="00EF0816">
        <w:br w:type="page"/>
      </w:r>
    </w:p>
    <w:p w14:paraId="6E22F665" w14:textId="7B0D156C" w:rsidR="0007377B" w:rsidRPr="00EF0816" w:rsidRDefault="00A530BA">
      <w:pPr>
        <w:pStyle w:val="Naslov1"/>
      </w:pPr>
      <w:bookmarkStart w:id="449" w:name="_Toc38476352"/>
      <w:r w:rsidRPr="00EF0816">
        <w:lastRenderedPageBreak/>
        <w:t>Razvoj</w:t>
      </w:r>
      <w:bookmarkEnd w:id="449"/>
    </w:p>
    <w:p w14:paraId="450FFA67" w14:textId="4C0714A4" w:rsidR="008F0049" w:rsidRPr="00EF0816" w:rsidDel="0097126A" w:rsidRDefault="008F0049" w:rsidP="008F0049">
      <w:pPr>
        <w:rPr>
          <w:ins w:id="450" w:author="Timotej Robavs" w:date="2020-03-27T11:53:00Z"/>
          <w:del w:id="451" w:author="Žan Juvan" w:date="2020-04-22T17:58:00Z"/>
          <w:rFonts w:cstheme="majorHAnsi"/>
          <w:color w:val="FF0000"/>
        </w:rPr>
      </w:pPr>
      <w:ins w:id="452" w:author="Timotej Robavs" w:date="2020-03-27T11:53:00Z">
        <w:del w:id="453" w:author="Žan Juvan" w:date="2020-04-22T17:58:00Z">
          <w:r w:rsidRPr="00EF0816" w:rsidDel="0097126A">
            <w:rPr>
              <w:rFonts w:cstheme="majorHAnsi"/>
              <w:color w:val="FF0000"/>
            </w:rPr>
            <w:delText>Kdaj sva</w:delText>
          </w:r>
        </w:del>
      </w:ins>
      <w:ins w:id="454" w:author="Timotej Robavs" w:date="2020-03-27T11:54:00Z">
        <w:del w:id="455" w:author="Žan Juvan" w:date="2020-04-22T17:58:00Z">
          <w:r w:rsidRPr="00EF0816" w:rsidDel="0097126A">
            <w:rPr>
              <w:rFonts w:cstheme="majorHAnsi"/>
              <w:color w:val="FF0000"/>
            </w:rPr>
            <w:delText xml:space="preserve"> začela max 5 vrstic </w:delText>
          </w:r>
        </w:del>
      </w:ins>
    </w:p>
    <w:p w14:paraId="10C1403F" w14:textId="46AFC679" w:rsidR="0007377B" w:rsidRPr="00EF0816" w:rsidRDefault="00454F74">
      <w:pPr>
        <w:rPr>
          <w:ins w:id="456" w:author="Žan Juvan" w:date="2020-04-22T17:58:00Z"/>
        </w:rPr>
      </w:pPr>
      <w:ins w:id="457" w:author="Žan Juvan" w:date="2020-04-22T16:16:00Z">
        <w:r w:rsidRPr="00EF0816">
          <w:t xml:space="preserve">Z </w:t>
        </w:r>
      </w:ins>
      <w:ins w:id="458" w:author="Žan Juvan" w:date="2020-04-22T16:17:00Z">
        <w:r w:rsidR="00733C6D" w:rsidRPr="00EF0816">
          <w:t>razvojem aplikacije smo začeli že v</w:t>
        </w:r>
      </w:ins>
      <w:ins w:id="459" w:author="Žan Juvan" w:date="2020-04-22T16:18:00Z">
        <w:r w:rsidR="00E37B62" w:rsidRPr="00EF0816">
          <w:t xml:space="preserve"> drugem</w:t>
        </w:r>
      </w:ins>
      <w:ins w:id="460" w:author="Žan Juvan" w:date="2020-04-22T16:17:00Z">
        <w:r w:rsidR="00733C6D" w:rsidRPr="00EF0816">
          <w:t xml:space="preserve"> letniku. </w:t>
        </w:r>
        <w:r w:rsidR="00B96BB9" w:rsidRPr="00EF0816">
          <w:t xml:space="preserve">Na začetku smo imeli namen narediti aplikacijo zgolj za </w:t>
        </w:r>
      </w:ins>
      <w:ins w:id="461" w:author="Žan Juvan" w:date="2020-04-22T16:18:00Z">
        <w:r w:rsidR="00E37B62" w:rsidRPr="00EF0816">
          <w:t xml:space="preserve">52. srečanje </w:t>
        </w:r>
      </w:ins>
      <w:ins w:id="462" w:author="Žan Juvan" w:date="2020-04-22T16:19:00Z">
        <w:r w:rsidR="00E37B62" w:rsidRPr="00EF0816">
          <w:t>mladih</w:t>
        </w:r>
      </w:ins>
      <w:ins w:id="463" w:author="Žan Juvan" w:date="2020-04-22T16:18:00Z">
        <w:r w:rsidR="00E37B62" w:rsidRPr="00EF0816">
          <w:t xml:space="preserve"> raziskovalcev </w:t>
        </w:r>
      </w:ins>
      <w:ins w:id="464" w:author="Žan Juvan" w:date="2020-04-22T16:19:00Z">
        <w:r w:rsidR="00E37B62" w:rsidRPr="00EF0816">
          <w:t xml:space="preserve">Slovenije 2018, kjer smo tudi osvojili </w:t>
        </w:r>
        <w:r w:rsidR="00E94A1B" w:rsidRPr="00EF0816">
          <w:t>srebrno priznanje. Nato smo videli velik potencial v aplikaciji in smo z njenim razvojem nadal</w:t>
        </w:r>
      </w:ins>
      <w:ins w:id="465" w:author="Žan Juvan" w:date="2020-04-22T16:20:00Z">
        <w:r w:rsidR="00E94A1B" w:rsidRPr="00EF0816">
          <w:t xml:space="preserve">jevali </w:t>
        </w:r>
        <w:r w:rsidR="000B5FE2" w:rsidRPr="00EF0816">
          <w:t>še za Inovacije Zasavja 2019</w:t>
        </w:r>
        <w:r w:rsidR="000468F0" w:rsidRPr="00EF0816">
          <w:t>, kjer pa smo osvojili srebrno priznanje</w:t>
        </w:r>
      </w:ins>
      <w:ins w:id="466" w:author="Žan Juvan" w:date="2020-04-22T16:21:00Z">
        <w:r w:rsidR="000468F0" w:rsidRPr="00EF0816">
          <w:t xml:space="preserve">. </w:t>
        </w:r>
      </w:ins>
      <w:ins w:id="467" w:author="Žan Juvan" w:date="2020-04-22T16:22:00Z">
        <w:r w:rsidR="007257E8" w:rsidRPr="00EF0816">
          <w:t xml:space="preserve">Zaradi aplikacije smo dobili veliko novega znanja, ki nam bo </w:t>
        </w:r>
        <w:r w:rsidR="001D6DAF" w:rsidRPr="00EF0816">
          <w:t xml:space="preserve">odpiral nova vrata v iskanju šol in služb. </w:t>
        </w:r>
      </w:ins>
    </w:p>
    <w:p w14:paraId="605DE333" w14:textId="77777777" w:rsidR="0097126A" w:rsidRPr="00EF0816" w:rsidRDefault="0097126A"/>
    <w:p w14:paraId="128C8325" w14:textId="13DDCC8F" w:rsidR="005206AC" w:rsidRPr="00EF0816" w:rsidRDefault="00A637A6">
      <w:pPr>
        <w:pStyle w:val="Naslov2"/>
        <w:ind w:left="567" w:hanging="567"/>
        <w:pPrChange w:id="468" w:author="Timotej Robavs" w:date="2020-03-27T11:49:00Z">
          <w:pPr>
            <w:pStyle w:val="Naslov2"/>
          </w:pPr>
        </w:pPrChange>
      </w:pPr>
      <w:bookmarkStart w:id="469" w:name="_Toc38476353"/>
      <w:r w:rsidRPr="00EF0816">
        <w:t>Zasnova</w:t>
      </w:r>
      <w:bookmarkEnd w:id="469"/>
      <w:r w:rsidRPr="00EF0816">
        <w:t xml:space="preserve"> </w:t>
      </w:r>
    </w:p>
    <w:p w14:paraId="0DF07207" w14:textId="211014F6" w:rsidR="003076BC" w:rsidRPr="00EF0816" w:rsidRDefault="003A35C3" w:rsidP="00433FF9">
      <w:r w:rsidRPr="00EF0816">
        <w:t>Aplikacija je bila</w:t>
      </w:r>
      <w:r w:rsidR="00935512" w:rsidRPr="00EF0816">
        <w:t xml:space="preserve"> </w:t>
      </w:r>
      <w:r w:rsidRPr="00EF0816">
        <w:t xml:space="preserve">zastavljena kot raziskovalna naloga za tekmovanje Mladih raziskovalcev Slovenije. Prva verzija je bila izdelana kot spletna različica </w:t>
      </w:r>
      <w:r w:rsidR="00C810C6" w:rsidRPr="00EF0816">
        <w:t>s</w:t>
      </w:r>
      <w:r w:rsidRPr="00EF0816">
        <w:t xml:space="preserve"> pomočjo ogrodja A-Frame in znanjem jezikov HTML</w:t>
      </w:r>
      <w:r w:rsidR="00AD5ED4" w:rsidRPr="00EF0816">
        <w:t>5</w:t>
      </w:r>
      <w:r w:rsidRPr="00EF0816">
        <w:t>, CSS</w:t>
      </w:r>
      <w:r w:rsidR="00AD5ED4" w:rsidRPr="00EF0816">
        <w:t>3</w:t>
      </w:r>
      <w:r w:rsidRPr="00EF0816">
        <w:t xml:space="preserve"> in </w:t>
      </w:r>
      <w:proofErr w:type="spellStart"/>
      <w:r w:rsidRPr="00EF0816">
        <w:t>JavaScripta</w:t>
      </w:r>
      <w:proofErr w:type="spellEnd"/>
      <w:r w:rsidRPr="00EF0816">
        <w:t xml:space="preserve">, natančneje njegove knjižnice </w:t>
      </w:r>
      <w:del w:id="470" w:author="Uroš Ocepek" w:date="2019-11-19T14:57:00Z">
        <w:r w:rsidRPr="00EF0816" w:rsidDel="00402D47">
          <w:delText>Jquery</w:delText>
        </w:r>
      </w:del>
      <w:proofErr w:type="spellStart"/>
      <w:ins w:id="471" w:author="Uroš Ocepek" w:date="2019-11-19T14:57:00Z">
        <w:r w:rsidR="00402D47" w:rsidRPr="00EF0816">
          <w:t>jQuery</w:t>
        </w:r>
      </w:ins>
      <w:proofErr w:type="spellEnd"/>
      <w:r w:rsidRPr="00EF0816">
        <w:t>.</w:t>
      </w:r>
      <w:r w:rsidR="008F5319" w:rsidRPr="00EF0816">
        <w:t xml:space="preserve"> </w:t>
      </w:r>
      <w:r w:rsidR="00802E97" w:rsidRPr="00EF0816">
        <w:t xml:space="preserve">Vedeli smo, da želimo imeti aplikacijo </w:t>
      </w:r>
      <w:r w:rsidR="0082665D" w:rsidRPr="00EF0816">
        <w:t>v 360 stopinjski sferi</w:t>
      </w:r>
      <w:r w:rsidR="00A04AA1" w:rsidRPr="00EF0816">
        <w:t>, za</w:t>
      </w:r>
      <w:r w:rsidR="00B516C8" w:rsidRPr="00EF0816">
        <w:t xml:space="preserve"> to je bilo ogrodje A-Frame popolno za takratne potreb</w:t>
      </w:r>
      <w:r w:rsidR="00345AC9" w:rsidRPr="00EF0816">
        <w:t>e</w:t>
      </w:r>
      <w:ins w:id="472" w:author="Uroš Ocepek" w:date="2019-11-19T14:57:00Z">
        <w:r w:rsidR="009A3828" w:rsidRPr="00EF0816">
          <w:t>.</w:t>
        </w:r>
      </w:ins>
      <w:del w:id="473" w:author="Uroš Ocepek" w:date="2019-11-19T14:57:00Z">
        <w:r w:rsidR="00345AC9" w:rsidRPr="00EF0816" w:rsidDel="009A3828">
          <w:delText>,</w:delText>
        </w:r>
      </w:del>
      <w:r w:rsidR="00345AC9" w:rsidRPr="00EF0816">
        <w:t xml:space="preserve"> </w:t>
      </w:r>
      <w:ins w:id="474" w:author="Uroš Ocepek" w:date="2019-11-19T14:57:00Z">
        <w:r w:rsidR="009A3828" w:rsidRPr="00EF0816">
          <w:t>E</w:t>
        </w:r>
      </w:ins>
      <w:del w:id="475" w:author="Uroš Ocepek" w:date="2019-11-19T14:57:00Z">
        <w:r w:rsidR="00345AC9" w:rsidRPr="00EF0816" w:rsidDel="009A3828">
          <w:delText>e</w:delText>
        </w:r>
      </w:del>
      <w:r w:rsidR="00345AC9" w:rsidRPr="00EF0816">
        <w:t>dina slabost</w:t>
      </w:r>
      <w:r w:rsidR="00A04AA1" w:rsidRPr="00EF0816">
        <w:t xml:space="preserve">, ki jo </w:t>
      </w:r>
      <w:r w:rsidR="00345AC9" w:rsidRPr="00EF0816">
        <w:t xml:space="preserve">je </w:t>
      </w:r>
      <w:r w:rsidR="00A04AA1" w:rsidRPr="00EF0816">
        <w:t>imel</w:t>
      </w:r>
      <w:ins w:id="476" w:author="Uroš Ocepek" w:date="2019-11-19T14:58:00Z">
        <w:r w:rsidR="009A3828" w:rsidRPr="00EF0816">
          <w:t>o ogrodje</w:t>
        </w:r>
      </w:ins>
      <w:r w:rsidR="00A04AA1" w:rsidRPr="00EF0816">
        <w:t xml:space="preserve"> je</w:t>
      </w:r>
      <w:r w:rsidR="0002475D" w:rsidRPr="00EF0816">
        <w:t xml:space="preserve">, da je </w:t>
      </w:r>
      <w:r w:rsidR="00345AC9" w:rsidRPr="00EF0816">
        <w:t xml:space="preserve">bilo </w:t>
      </w:r>
      <w:del w:id="477" w:author="Uroš Ocepek" w:date="2019-11-19T14:58:00Z">
        <w:r w:rsidR="00345AC9" w:rsidRPr="00EF0816" w:rsidDel="009A3828">
          <w:delText xml:space="preserve">ogrodje </w:delText>
        </w:r>
      </w:del>
      <w:r w:rsidR="00345AC9" w:rsidRPr="00EF0816">
        <w:t>še zelo sveže in ni še</w:t>
      </w:r>
      <w:r w:rsidR="0002475D" w:rsidRPr="00EF0816">
        <w:t xml:space="preserve"> </w:t>
      </w:r>
      <w:r w:rsidR="00345AC9" w:rsidRPr="00EF0816">
        <w:t>bilo tako razvito in dokumentirano</w:t>
      </w:r>
      <w:ins w:id="478" w:author="Uroš Ocepek" w:date="2019-11-19T14:58:00Z">
        <w:r w:rsidR="006625D6" w:rsidRPr="00EF0816">
          <w:t>,</w:t>
        </w:r>
      </w:ins>
      <w:r w:rsidR="00345AC9" w:rsidRPr="00EF0816">
        <w:t xml:space="preserve"> kot je sedaj in je bilo proble</w:t>
      </w:r>
      <w:r w:rsidR="003D3055" w:rsidRPr="00EF0816">
        <w:t>matično začeti</w:t>
      </w:r>
      <w:r w:rsidR="00A52893" w:rsidRPr="00EF0816">
        <w:t xml:space="preserve"> z izdelavo </w:t>
      </w:r>
      <w:del w:id="479" w:author="Uroš Ocepek" w:date="2019-11-19T14:58:00Z">
        <w:r w:rsidR="00A52893" w:rsidRPr="00EF0816" w:rsidDel="006625D6">
          <w:delText>same a</w:delText>
        </w:r>
      </w:del>
      <w:ins w:id="480" w:author="Uroš Ocepek" w:date="2019-11-19T14:58:00Z">
        <w:r w:rsidR="006625D6" w:rsidRPr="00EF0816">
          <w:t>a</w:t>
        </w:r>
      </w:ins>
      <w:r w:rsidR="00A52893" w:rsidRPr="00EF0816">
        <w:t>plikacije.</w:t>
      </w:r>
    </w:p>
    <w:p w14:paraId="4AD09E7A" w14:textId="6C7A6065" w:rsidR="00A47CA8" w:rsidRPr="00EF0816" w:rsidRDefault="00AB29CF" w:rsidP="00433FF9">
      <w:r w:rsidRPr="00EF0816">
        <w:t xml:space="preserve">Ko smo se spoznali z ogrodjem A-Frame in </w:t>
      </w:r>
      <w:r w:rsidR="00B92D0E" w:rsidRPr="00EF0816">
        <w:t>smo izvedeli, da nam ponuja vse</w:t>
      </w:r>
      <w:ins w:id="481" w:author="Uroš Ocepek" w:date="2019-11-19T14:58:00Z">
        <w:r w:rsidR="00F674CC" w:rsidRPr="00EF0816">
          <w:t>,</w:t>
        </w:r>
      </w:ins>
      <w:r w:rsidR="00B92D0E" w:rsidRPr="00EF0816">
        <w:t xml:space="preserve"> kar smo takrat potrebovali, </w:t>
      </w:r>
      <w:r w:rsidR="001D6CC6" w:rsidRPr="00EF0816">
        <w:t xml:space="preserve">smo se začeli dogovarjati za točen dizajn, ki bo uporabljen v aplikaciji. </w:t>
      </w:r>
      <w:r w:rsidR="00DC13C2" w:rsidRPr="00EF0816">
        <w:t>Izdelati smo morali dizajn</w:t>
      </w:r>
      <w:del w:id="482" w:author="Uroš Ocepek" w:date="2019-11-19T14:58:00Z">
        <w:r w:rsidR="00DC13C2" w:rsidRPr="00EF0816" w:rsidDel="00077D3F">
          <w:delText xml:space="preserve"> kater</w:delText>
        </w:r>
      </w:del>
      <w:ins w:id="483" w:author="Uroš Ocepek" w:date="2019-11-19T14:58:00Z">
        <w:r w:rsidR="00077D3F" w:rsidRPr="00EF0816">
          <w:t>,</w:t>
        </w:r>
      </w:ins>
      <w:ins w:id="484" w:author="Žan Juvan" w:date="2019-11-19T18:52:00Z">
        <w:r w:rsidR="00E03EEB" w:rsidRPr="00EF0816">
          <w:t xml:space="preserve"> </w:t>
        </w:r>
      </w:ins>
      <w:ins w:id="485" w:author="Uroš Ocepek" w:date="2019-11-19T14:58:00Z">
        <w:r w:rsidR="00077D3F" w:rsidRPr="00EF0816">
          <w:t>ki</w:t>
        </w:r>
      </w:ins>
      <w:r w:rsidR="00DC13C2" w:rsidRPr="00EF0816">
        <w:t xml:space="preserve"> bo omogočal dodajanje </w:t>
      </w:r>
      <w:r w:rsidR="00132EE7" w:rsidRPr="00EF0816">
        <w:t>okužb</w:t>
      </w:r>
      <w:r w:rsidR="00750F09" w:rsidRPr="00EF0816">
        <w:t xml:space="preserve"> in</w:t>
      </w:r>
      <w:r w:rsidR="00132EE7" w:rsidRPr="00EF0816">
        <w:t xml:space="preserve"> bil</w:t>
      </w:r>
      <w:ins w:id="486" w:author="Uroš Ocepek" w:date="2019-11-19T14:58:00Z">
        <w:r w:rsidR="00077D3F" w:rsidRPr="00EF0816">
          <w:t xml:space="preserve"> hkrati</w:t>
        </w:r>
      </w:ins>
      <w:r w:rsidR="00132EE7" w:rsidRPr="00EF0816">
        <w:t xml:space="preserve"> </w:t>
      </w:r>
      <w:r w:rsidR="00F2469E" w:rsidRPr="00EF0816">
        <w:t>enostaven</w:t>
      </w:r>
      <w:r w:rsidR="00750F09" w:rsidRPr="00EF0816">
        <w:t>. Tako smo si pomagali s skiciranjem in naredili že prv</w:t>
      </w:r>
      <w:r w:rsidR="00D35966" w:rsidRPr="00EF0816">
        <w:t xml:space="preserve">o osnovo, kot </w:t>
      </w:r>
      <w:del w:id="487" w:author="Uroš Ocepek" w:date="2019-11-19T14:58:00Z">
        <w:r w:rsidR="00D35966" w:rsidRPr="00EF0816" w:rsidDel="00077D3F">
          <w:delText>lahko vidite</w:delText>
        </w:r>
      </w:del>
      <w:ins w:id="488" w:author="Uroš Ocepek" w:date="2019-11-19T14:58:00Z">
        <w:r w:rsidR="00077D3F" w:rsidRPr="00EF0816">
          <w:t>je razvid</w:t>
        </w:r>
      </w:ins>
      <w:ins w:id="489" w:author="Uroš Ocepek" w:date="2019-11-19T14:59:00Z">
        <w:r w:rsidR="00077D3F" w:rsidRPr="00EF0816">
          <w:t>no</w:t>
        </w:r>
      </w:ins>
      <w:r w:rsidR="00D35966" w:rsidRPr="00EF0816">
        <w:t xml:space="preserve"> na spodnjih </w:t>
      </w:r>
      <w:r w:rsidR="00D6569C" w:rsidRPr="00EF0816">
        <w:t>slikah</w:t>
      </w:r>
      <w:r w:rsidR="00750F09" w:rsidRPr="00EF0816">
        <w:t>.</w:t>
      </w:r>
    </w:p>
    <w:p w14:paraId="140EF754" w14:textId="77777777" w:rsidR="005A1C02" w:rsidRPr="00EF0816" w:rsidRDefault="005A1C02" w:rsidP="008F5319"/>
    <w:p w14:paraId="2F350D59" w14:textId="4C3CA79E" w:rsidR="005A1C02" w:rsidRPr="00EF0816" w:rsidRDefault="0061796E" w:rsidP="005A1C02">
      <w:pPr>
        <w:keepNext/>
      </w:pPr>
      <w:r w:rsidRPr="00016CED">
        <w:rPr>
          <w:noProof/>
        </w:rPr>
        <w:drawing>
          <wp:inline distT="0" distB="0" distL="0" distR="0" wp14:anchorId="27E16676" wp14:editId="5261D373">
            <wp:extent cx="2779776" cy="1965592"/>
            <wp:effectExtent l="0" t="0" r="1905" b="0"/>
            <wp:docPr id="656424040" name="Slika 7" descr="C:\Users\comlab.pro\Downloads\SKM_454e18030209510_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7"/>
                    <pic:cNvPicPr/>
                  </pic:nvPicPr>
                  <pic:blipFill>
                    <a:blip r:embed="rId18">
                      <a:extLst>
                        <a:ext uri="{28A0092B-C50C-407E-A947-70E740481C1C}">
                          <a14:useLocalDpi xmlns:a14="http://schemas.microsoft.com/office/drawing/2010/main" val="0"/>
                        </a:ext>
                      </a:extLst>
                    </a:blip>
                    <a:stretch>
                      <a:fillRect/>
                    </a:stretch>
                  </pic:blipFill>
                  <pic:spPr>
                    <a:xfrm>
                      <a:off x="0" y="0"/>
                      <a:ext cx="2779776" cy="1965592"/>
                    </a:xfrm>
                    <a:prstGeom prst="rect">
                      <a:avLst/>
                    </a:prstGeom>
                  </pic:spPr>
                </pic:pic>
              </a:graphicData>
            </a:graphic>
          </wp:inline>
        </w:drawing>
      </w:r>
      <w:r w:rsidR="005A1C02" w:rsidRPr="00016CED">
        <w:rPr>
          <w:noProof/>
        </w:rPr>
        <w:drawing>
          <wp:inline distT="0" distB="0" distL="0" distR="0" wp14:anchorId="4DF740C6" wp14:editId="34B50E72">
            <wp:extent cx="2772460" cy="1960005"/>
            <wp:effectExtent l="0" t="0" r="8890" b="2540"/>
            <wp:docPr id="550582573" name="Slika 5" descr="C:\Users\comlab.pro\Downloads\SKM_454e18030209510_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5"/>
                    <pic:cNvPicPr/>
                  </pic:nvPicPr>
                  <pic:blipFill>
                    <a:blip r:embed="rId19">
                      <a:extLst>
                        <a:ext uri="{28A0092B-C50C-407E-A947-70E740481C1C}">
                          <a14:useLocalDpi xmlns:a14="http://schemas.microsoft.com/office/drawing/2010/main" val="0"/>
                        </a:ext>
                      </a:extLst>
                    </a:blip>
                    <a:stretch>
                      <a:fillRect/>
                    </a:stretch>
                  </pic:blipFill>
                  <pic:spPr>
                    <a:xfrm>
                      <a:off x="0" y="0"/>
                      <a:ext cx="2772460" cy="1960005"/>
                    </a:xfrm>
                    <a:prstGeom prst="rect">
                      <a:avLst/>
                    </a:prstGeom>
                  </pic:spPr>
                </pic:pic>
              </a:graphicData>
            </a:graphic>
          </wp:inline>
        </w:drawing>
      </w:r>
    </w:p>
    <w:p w14:paraId="214DE5CD" w14:textId="09A07C3B" w:rsidR="005A1C02" w:rsidRPr="00EF0816" w:rsidRDefault="005A1C02" w:rsidP="005A1C02">
      <w:pPr>
        <w:pStyle w:val="Napis"/>
        <w:jc w:val="left"/>
      </w:pPr>
      <w:bookmarkStart w:id="490" w:name="_Toc34025787"/>
      <w:r w:rsidRPr="00EF0816">
        <w:t xml:space="preserve">Slika </w:t>
      </w:r>
      <w:r w:rsidRPr="00016CED">
        <w:fldChar w:fldCharType="begin"/>
      </w:r>
      <w:r w:rsidRPr="00EF0816">
        <w:instrText>SEQ Slika \* ARABIC</w:instrText>
      </w:r>
      <w:r w:rsidRPr="00EF0816">
        <w:rPr>
          <w:rPrChange w:id="491" w:author="Žan Juvan" w:date="2020-04-22T18:18:00Z">
            <w:rPr/>
          </w:rPrChange>
        </w:rPr>
        <w:fldChar w:fldCharType="separate"/>
      </w:r>
      <w:r w:rsidR="00950656" w:rsidRPr="00EF0816">
        <w:rPr>
          <w:noProof/>
        </w:rPr>
        <w:t>7</w:t>
      </w:r>
      <w:r w:rsidRPr="00016CED">
        <w:fldChar w:fldCharType="end"/>
      </w:r>
      <w:r w:rsidRPr="00EF0816">
        <w:t xml:space="preserve"> </w:t>
      </w:r>
      <w:proofErr w:type="spellStart"/>
      <w:r w:rsidRPr="00EF0816">
        <w:t>SkicaVR</w:t>
      </w:r>
      <w:proofErr w:type="spellEnd"/>
      <w:r w:rsidRPr="00EF0816">
        <w:t>-spletne aplikacije. Levo: postavitev "gumbov" in prikaz besedila/vsebine. Desno: pogled s ptičje perspektive</w:t>
      </w:r>
      <w:bookmarkEnd w:id="490"/>
    </w:p>
    <w:p w14:paraId="27454847" w14:textId="1D331E2B" w:rsidR="0061796E" w:rsidRPr="00EF0816" w:rsidRDefault="0061796E" w:rsidP="453C0139"/>
    <w:p w14:paraId="41DDFA5B" w14:textId="5D8C9A31" w:rsidR="004F3C17" w:rsidRPr="00EF0816" w:rsidRDefault="004F3C17">
      <w:pPr>
        <w:rPr>
          <w:rFonts w:eastAsiaTheme="majorEastAsia" w:cstheme="majorBidi"/>
          <w:color w:val="2F5496" w:themeColor="accent1" w:themeShade="BF"/>
          <w:sz w:val="26"/>
          <w:szCs w:val="26"/>
        </w:rPr>
      </w:pPr>
      <w:r w:rsidRPr="00EF0816">
        <w:br w:type="page"/>
      </w:r>
    </w:p>
    <w:p w14:paraId="1591A01B" w14:textId="068BF260" w:rsidR="00A637A6" w:rsidRPr="00EF0816" w:rsidRDefault="00A637A6">
      <w:pPr>
        <w:pStyle w:val="Naslov2"/>
        <w:ind w:left="567" w:hanging="567"/>
        <w:pPrChange w:id="492" w:author="Timotej Robavs" w:date="2020-03-27T11:49:00Z">
          <w:pPr>
            <w:pStyle w:val="Naslov2"/>
          </w:pPr>
        </w:pPrChange>
      </w:pPr>
      <w:bookmarkStart w:id="493" w:name="_Toc38476354"/>
      <w:r w:rsidRPr="00EF0816">
        <w:lastRenderedPageBreak/>
        <w:t>Izdelava v A-Fram</w:t>
      </w:r>
      <w:r w:rsidR="009F51CF" w:rsidRPr="00EF0816">
        <w:t>u</w:t>
      </w:r>
      <w:bookmarkEnd w:id="493"/>
    </w:p>
    <w:p w14:paraId="7EE75C3A" w14:textId="752D8132" w:rsidR="00991084" w:rsidRPr="00EF0816" w:rsidRDefault="00A15227" w:rsidP="00433FF9">
      <w:pPr>
        <w:keepNext/>
      </w:pPr>
      <w:r w:rsidRPr="00EF0816">
        <w:t xml:space="preserve">Nato smo po skicah naredili </w:t>
      </w:r>
      <w:r w:rsidR="00C23F93" w:rsidRPr="00EF0816">
        <w:t>aplikacijo v A-</w:t>
      </w:r>
      <w:proofErr w:type="spellStart"/>
      <w:r w:rsidR="00C23F93" w:rsidRPr="00EF0816">
        <w:t>Frameu</w:t>
      </w:r>
      <w:proofErr w:type="spellEnd"/>
      <w:r w:rsidR="00C5080F" w:rsidRPr="00EF0816">
        <w:t xml:space="preserve">. Ko smo izdelovali </w:t>
      </w:r>
      <w:r w:rsidR="001C3966" w:rsidRPr="00EF0816">
        <w:t>aplikacijo</w:t>
      </w:r>
      <w:ins w:id="494" w:author="Uroš Ocepek" w:date="2019-11-19T14:59:00Z">
        <w:r w:rsidR="00077D3F" w:rsidRPr="00EF0816">
          <w:t>,</w:t>
        </w:r>
      </w:ins>
      <w:r w:rsidR="00C5080F" w:rsidRPr="00EF0816">
        <w:t xml:space="preserve"> smo </w:t>
      </w:r>
      <w:r w:rsidR="00681DF3" w:rsidRPr="00EF0816">
        <w:t xml:space="preserve">dodali nekaj spolno </w:t>
      </w:r>
      <w:r w:rsidR="001C3966" w:rsidRPr="00EF0816">
        <w:t>prenosljivih</w:t>
      </w:r>
      <w:r w:rsidR="00681DF3" w:rsidRPr="00EF0816">
        <w:t xml:space="preserve"> ok</w:t>
      </w:r>
      <w:r w:rsidR="001C3966" w:rsidRPr="00EF0816">
        <w:t>užb in rahlo spremenili dizajn.</w:t>
      </w:r>
      <w:r w:rsidR="009F51CF" w:rsidRPr="00EF0816">
        <w:t xml:space="preserve"> </w:t>
      </w:r>
    </w:p>
    <w:p w14:paraId="7329CE63" w14:textId="70F1DB2B" w:rsidR="00E608FC" w:rsidRPr="00EF0816" w:rsidRDefault="0015571A" w:rsidP="00433FF9">
      <w:pPr>
        <w:keepNext/>
      </w:pPr>
      <w:r w:rsidRPr="00EF0816">
        <w:t>Ozadje je 360 stopin</w:t>
      </w:r>
      <w:r w:rsidR="00AF63C5" w:rsidRPr="00EF0816">
        <w:t>j</w:t>
      </w:r>
      <w:r w:rsidRPr="00EF0816">
        <w:t xml:space="preserve">ska </w:t>
      </w:r>
      <w:r w:rsidR="006C6C34" w:rsidRPr="00EF0816">
        <w:t xml:space="preserve">sfera, </w:t>
      </w:r>
      <w:del w:id="495" w:author="Uroš Ocepek" w:date="2019-11-19T14:59:00Z">
        <w:r w:rsidR="00B45AE5" w:rsidRPr="00EF0816" w:rsidDel="00EC0FF3">
          <w:delText xml:space="preserve">katera </w:delText>
        </w:r>
      </w:del>
      <w:ins w:id="496" w:author="Uroš Ocepek" w:date="2019-11-19T14:59:00Z">
        <w:r w:rsidR="00EC0FF3" w:rsidRPr="00EF0816">
          <w:t xml:space="preserve">ki </w:t>
        </w:r>
      </w:ins>
      <w:r w:rsidR="00B45AE5" w:rsidRPr="00EF0816">
        <w:t xml:space="preserve">prikazuje </w:t>
      </w:r>
      <w:r w:rsidR="00AF63C5" w:rsidRPr="00EF0816">
        <w:t>sliko organizma na mikroskopski ravni</w:t>
      </w:r>
      <w:r w:rsidR="0028179A" w:rsidRPr="00EF0816">
        <w:t xml:space="preserve">. Njena slika se spreminja </w:t>
      </w:r>
      <w:del w:id="497" w:author="Uroš Ocepek" w:date="2019-11-19T14:59:00Z">
        <w:r w:rsidR="0028179A" w:rsidRPr="00EF0816" w:rsidDel="00EC0FF3">
          <w:delText xml:space="preserve">na </w:delText>
        </w:r>
      </w:del>
      <w:r w:rsidR="0028179A" w:rsidRPr="00EF0816">
        <w:t>za vsak pogled</w:t>
      </w:r>
      <w:ins w:id="498" w:author="Uroš Ocepek" w:date="2019-11-19T14:59:00Z">
        <w:r w:rsidR="00EC0FF3" w:rsidRPr="00EF0816">
          <w:t>, glede</w:t>
        </w:r>
      </w:ins>
      <w:r w:rsidR="0028179A" w:rsidRPr="00EF0816">
        <w:t xml:space="preserve"> na </w:t>
      </w:r>
      <w:del w:id="499" w:author="Uroš Ocepek" w:date="2019-11-19T15:00:00Z">
        <w:r w:rsidR="0028179A" w:rsidRPr="00EF0816" w:rsidDel="00EC0FF3">
          <w:delText xml:space="preserve">spodnjo </w:delText>
        </w:r>
      </w:del>
      <w:r w:rsidR="0028179A" w:rsidRPr="00EF0816">
        <w:t>ploščic</w:t>
      </w:r>
      <w:ins w:id="500" w:author="Uroš Ocepek" w:date="2019-11-19T15:00:00Z">
        <w:r w:rsidR="00EC0FF3" w:rsidRPr="00EF0816">
          <w:t>e</w:t>
        </w:r>
      </w:ins>
      <w:del w:id="501" w:author="Uroš Ocepek" w:date="2019-11-19T15:00:00Z">
        <w:r w:rsidR="0028179A" w:rsidRPr="00EF0816" w:rsidDel="00EC0FF3">
          <w:delText>o na kateri je napis</w:delText>
        </w:r>
      </w:del>
      <w:ins w:id="502" w:author="Uroš Ocepek" w:date="2019-11-19T15:00:00Z">
        <w:r w:rsidR="00EC0FF3" w:rsidRPr="00EF0816">
          <w:t xml:space="preserve"> z napisi</w:t>
        </w:r>
      </w:ins>
      <w:r w:rsidR="00387F8E" w:rsidRPr="00EF0816">
        <w:t>. Ploščice so bile najprej zasnovane kot slike</w:t>
      </w:r>
      <w:ins w:id="503" w:author="Uroš Ocepek" w:date="2019-11-19T15:00:00Z">
        <w:r w:rsidR="00632A8D" w:rsidRPr="00EF0816">
          <w:t>,</w:t>
        </w:r>
      </w:ins>
      <w:r w:rsidR="00387F8E" w:rsidRPr="00EF0816">
        <w:t xml:space="preserve"> ampak smo jih zaradi lažjega spreminjanja </w:t>
      </w:r>
      <w:r w:rsidR="00951357" w:rsidRPr="00EF0816">
        <w:t xml:space="preserve">izdelali iz elementov, ki jih omogoča </w:t>
      </w:r>
      <w:r w:rsidR="001962A2" w:rsidRPr="00EF0816">
        <w:t>A-Frame.</w:t>
      </w:r>
      <w:r w:rsidR="00387F8E" w:rsidRPr="00EF0816">
        <w:t xml:space="preserve"> </w:t>
      </w:r>
      <w:r w:rsidR="001962A2" w:rsidRPr="00EF0816">
        <w:t>Ploščica je sive barve in  rahlo prozorna</w:t>
      </w:r>
      <w:ins w:id="504" w:author="Uroš Ocepek" w:date="2019-11-19T15:00:00Z">
        <w:r w:rsidR="00350ABA" w:rsidRPr="00EF0816">
          <w:t>,</w:t>
        </w:r>
      </w:ins>
      <w:r w:rsidR="00024F56" w:rsidRPr="00EF0816">
        <w:t xml:space="preserve"> pred katero se nahaja besedilo modre barve. </w:t>
      </w:r>
      <w:r w:rsidR="00335F1B" w:rsidRPr="00EF0816">
        <w:t xml:space="preserve">Podobno smo naredili z razlago, saj je sestavljena iz dveh plošč. Zgornja plošča je mesto za naslov </w:t>
      </w:r>
      <w:r w:rsidR="0042097B" w:rsidRPr="00EF0816">
        <w:t>organizma, ki je izbran</w:t>
      </w:r>
      <w:del w:id="505" w:author="Uroš Ocepek" w:date="2019-11-19T15:00:00Z">
        <w:r w:rsidR="0042097B" w:rsidRPr="00EF0816" w:rsidDel="001E0CAD">
          <w:delText>,</w:delText>
        </w:r>
      </w:del>
      <w:r w:rsidR="0042097B" w:rsidRPr="00EF0816">
        <w:t xml:space="preserve"> in  je svetlejše barve</w:t>
      </w:r>
      <w:ins w:id="506" w:author="Uroš Ocepek" w:date="2019-11-19T15:00:00Z">
        <w:r w:rsidR="001E0CAD" w:rsidRPr="00EF0816">
          <w:t>.</w:t>
        </w:r>
      </w:ins>
      <w:r w:rsidR="0042097B" w:rsidRPr="00EF0816">
        <w:t xml:space="preserve"> </w:t>
      </w:r>
      <w:del w:id="507" w:author="Uroš Ocepek" w:date="2019-11-19T15:00:00Z">
        <w:r w:rsidR="0042097B" w:rsidRPr="00EF0816" w:rsidDel="001E0CAD">
          <w:delText>p</w:delText>
        </w:r>
      </w:del>
      <w:ins w:id="508" w:author="Uroš Ocepek" w:date="2019-11-19T15:00:00Z">
        <w:r w:rsidR="001E0CAD" w:rsidRPr="00EF0816">
          <w:t>P</w:t>
        </w:r>
      </w:ins>
      <w:r w:rsidR="0042097B" w:rsidRPr="00EF0816">
        <w:t xml:space="preserve">red njo pa je </w:t>
      </w:r>
      <w:r w:rsidR="00951357" w:rsidRPr="00EF0816">
        <w:t xml:space="preserve">besedilo </w:t>
      </w:r>
      <w:del w:id="509" w:author="Uroš Ocepek" w:date="2019-11-19T15:00:00Z">
        <w:r w:rsidR="00951357" w:rsidRPr="00EF0816" w:rsidDel="001E0CAD">
          <w:delText xml:space="preserve">iste </w:delText>
        </w:r>
      </w:del>
      <w:ins w:id="510" w:author="Uroš Ocepek" w:date="2019-11-19T15:00:00Z">
        <w:r w:rsidR="001E0CAD" w:rsidRPr="00EF0816">
          <w:t xml:space="preserve">podobnega odtenka </w:t>
        </w:r>
      </w:ins>
      <w:r w:rsidR="00951357" w:rsidRPr="00EF0816">
        <w:t xml:space="preserve">modre barve kot na </w:t>
      </w:r>
      <w:del w:id="511" w:author="Uroš Ocepek" w:date="2019-11-19T15:00:00Z">
        <w:r w:rsidR="00951357" w:rsidRPr="00EF0816" w:rsidDel="001E0CAD">
          <w:delText xml:space="preserve">spodnjih </w:delText>
        </w:r>
      </w:del>
      <w:r w:rsidR="00951357" w:rsidRPr="00EF0816">
        <w:t>ploščicah</w:t>
      </w:r>
      <w:ins w:id="512" w:author="Uroš Ocepek" w:date="2019-11-19T15:01:00Z">
        <w:r w:rsidR="001E0CAD" w:rsidRPr="00EF0816">
          <w:t xml:space="preserve"> spodaj</w:t>
        </w:r>
      </w:ins>
      <w:r w:rsidR="00951357" w:rsidRPr="00EF0816">
        <w:t>. Spodnj</w:t>
      </w:r>
      <w:ins w:id="513" w:author="Uroš Ocepek" w:date="2019-11-19T15:01:00Z">
        <w:r w:rsidR="00606012" w:rsidRPr="00EF0816">
          <w:t>e</w:t>
        </w:r>
      </w:ins>
      <w:del w:id="514" w:author="Uroš Ocepek" w:date="2019-11-19T15:01:00Z">
        <w:r w:rsidR="00951357" w:rsidRPr="00EF0816" w:rsidDel="00606012">
          <w:delText>a</w:delText>
        </w:r>
      </w:del>
      <w:r w:rsidR="00951357" w:rsidRPr="00EF0816">
        <w:t xml:space="preserve"> plošč</w:t>
      </w:r>
      <w:ins w:id="515" w:author="Uroš Ocepek" w:date="2019-11-19T15:01:00Z">
        <w:r w:rsidR="00606012" w:rsidRPr="00EF0816">
          <w:t>ice</w:t>
        </w:r>
      </w:ins>
      <w:del w:id="516" w:author="Uroš Ocepek" w:date="2019-11-19T15:01:00Z">
        <w:r w:rsidR="00951357" w:rsidRPr="00EF0816" w:rsidDel="00606012">
          <w:delText>a</w:delText>
        </w:r>
      </w:del>
      <w:r w:rsidR="00951357" w:rsidRPr="00EF0816">
        <w:t xml:space="preserve"> </w:t>
      </w:r>
      <w:r w:rsidR="00EF12C0" w:rsidRPr="00EF0816">
        <w:t xml:space="preserve">pa </w:t>
      </w:r>
      <w:del w:id="517" w:author="Uroš Ocepek" w:date="2019-11-19T15:01:00Z">
        <w:r w:rsidR="00EF12C0" w:rsidRPr="00EF0816" w:rsidDel="00606012">
          <w:delText xml:space="preserve">je </w:delText>
        </w:r>
      </w:del>
      <w:ins w:id="518" w:author="Uroš Ocepek" w:date="2019-11-19T15:01:00Z">
        <w:r w:rsidR="00606012" w:rsidRPr="00EF0816">
          <w:t xml:space="preserve">so </w:t>
        </w:r>
      </w:ins>
      <w:r w:rsidR="00EF12C0" w:rsidRPr="00EF0816">
        <w:t>temnejše barve in tik pred njo se nahaja belo be</w:t>
      </w:r>
      <w:r w:rsidR="0081234F" w:rsidRPr="00EF0816">
        <w:t>se</w:t>
      </w:r>
      <w:r w:rsidR="00EF12C0" w:rsidRPr="00EF0816">
        <w:t>dilo.</w:t>
      </w:r>
      <w:r w:rsidR="0081234F" w:rsidRPr="00EF0816">
        <w:t xml:space="preserve"> Med organizmi zbiramo s pomočjo </w:t>
      </w:r>
      <w:r w:rsidR="00E462F8" w:rsidRPr="00EF0816">
        <w:t xml:space="preserve">VR kazalca, ki je </w:t>
      </w:r>
      <w:r w:rsidR="005625DC" w:rsidRPr="00EF0816">
        <w:t>postavljen na sredino aplikacije</w:t>
      </w:r>
      <w:r w:rsidR="008F7439" w:rsidRPr="00EF0816">
        <w:t xml:space="preserve">. Ko </w:t>
      </w:r>
      <w:del w:id="519" w:author="Uroš Ocepek" w:date="2019-11-19T15:01:00Z">
        <w:r w:rsidR="008F7439" w:rsidRPr="00EF0816" w:rsidDel="000350BB">
          <w:delText xml:space="preserve">z </w:delText>
        </w:r>
      </w:del>
      <w:ins w:id="520" w:author="Uroš Ocepek" w:date="2019-11-19T15:01:00Z">
        <w:r w:rsidR="000350BB" w:rsidRPr="00EF0816">
          <w:t xml:space="preserve">s </w:t>
        </w:r>
      </w:ins>
      <w:r w:rsidR="008F7439" w:rsidRPr="00EF0816">
        <w:t xml:space="preserve">kazalcem pogledamo nanj in počakamo </w:t>
      </w:r>
      <w:r w:rsidR="00404D7F" w:rsidRPr="00EF0816">
        <w:t>2</w:t>
      </w:r>
      <w:ins w:id="521" w:author="Uroš Ocepek" w:date="2019-11-19T15:01:00Z">
        <w:r w:rsidR="000350BB" w:rsidRPr="00EF0816">
          <w:t xml:space="preserve"> </w:t>
        </w:r>
      </w:ins>
      <w:proofErr w:type="spellStart"/>
      <w:r w:rsidR="00404D7F" w:rsidRPr="00EF0816">
        <w:t>sekudni</w:t>
      </w:r>
      <w:proofErr w:type="spellEnd"/>
      <w:ins w:id="522" w:author="Uroš Ocepek" w:date="2019-11-19T15:01:00Z">
        <w:r w:rsidR="000350BB" w:rsidRPr="00EF0816">
          <w:t>,</w:t>
        </w:r>
      </w:ins>
      <w:r w:rsidR="00404D7F" w:rsidRPr="00EF0816">
        <w:t xml:space="preserve"> se nam bo izvedla animacija </w:t>
      </w:r>
      <w:del w:id="523" w:author="Uroš Ocepek" w:date="2019-11-19T15:01:00Z">
        <w:r w:rsidR="00404D7F" w:rsidRPr="00EF0816" w:rsidDel="00240E85">
          <w:delText xml:space="preserve">samega </w:delText>
        </w:r>
      </w:del>
      <w:r w:rsidR="00404D7F" w:rsidRPr="00EF0816">
        <w:t xml:space="preserve">kazalca in </w:t>
      </w:r>
      <w:del w:id="524" w:author="Uroš Ocepek" w:date="2019-11-19T15:01:00Z">
        <w:r w:rsidR="00404D7F" w:rsidRPr="00EF0816" w:rsidDel="00CE04A8">
          <w:delText>slika sfere se bo spremenila</w:delText>
        </w:r>
      </w:del>
      <w:ins w:id="525" w:author="Uroš Ocepek" w:date="2019-11-19T15:01:00Z">
        <w:r w:rsidR="00CE04A8" w:rsidRPr="00EF0816">
          <w:t>spremenila se bo slika sfere</w:t>
        </w:r>
      </w:ins>
      <w:r w:rsidR="00404D7F" w:rsidRPr="00EF0816">
        <w:t xml:space="preserve">, </w:t>
      </w:r>
      <w:ins w:id="526" w:author="Uroš Ocepek" w:date="2019-11-19T15:02:00Z">
        <w:r w:rsidR="00CE04A8" w:rsidRPr="00EF0816">
          <w:t xml:space="preserve">prav </w:t>
        </w:r>
      </w:ins>
      <w:r w:rsidR="00404D7F" w:rsidRPr="00EF0816">
        <w:t xml:space="preserve">tako </w:t>
      </w:r>
      <w:del w:id="527" w:author="Uroš Ocepek" w:date="2019-11-19T15:02:00Z">
        <w:r w:rsidR="00404D7F" w:rsidRPr="00EF0816" w:rsidDel="00CE04A8">
          <w:delText xml:space="preserve">kot </w:delText>
        </w:r>
      </w:del>
      <w:r w:rsidR="00404D7F" w:rsidRPr="00EF0816">
        <w:t>tudi razlaga.</w:t>
      </w:r>
      <w:r w:rsidR="00AF5B85" w:rsidRPr="00EF0816">
        <w:t xml:space="preserve"> Aplikacija omogoča tudi uporabo </w:t>
      </w:r>
      <w:proofErr w:type="spellStart"/>
      <w:r w:rsidR="007944F9" w:rsidRPr="00EF0816">
        <w:t>Cardboard</w:t>
      </w:r>
      <w:proofErr w:type="spellEnd"/>
      <w:r w:rsidR="007944F9" w:rsidRPr="00EF0816">
        <w:t xml:space="preserve"> </w:t>
      </w:r>
      <w:r w:rsidR="00AF5B85" w:rsidRPr="00EF0816">
        <w:t xml:space="preserve">načina na mobilnih napravah in </w:t>
      </w:r>
      <w:r w:rsidR="007944F9" w:rsidRPr="00EF0816">
        <w:t>celozaslonskega</w:t>
      </w:r>
      <w:r w:rsidR="00456CA2" w:rsidRPr="00EF0816">
        <w:t xml:space="preserve"> načina na računalnikih s klikom na ikono v desnem spodnjem kotu</w:t>
      </w:r>
      <w:ins w:id="528" w:author="Žan Juvan" w:date="2020-04-22T18:06:00Z">
        <w:r w:rsidR="00025A77" w:rsidRPr="00EF0816">
          <w:t xml:space="preserve"> </w:t>
        </w:r>
      </w:ins>
      <w:customXmlInsRangeStart w:id="529" w:author="Žan Juvan" w:date="2020-04-22T18:06:00Z"/>
      <w:sdt>
        <w:sdtPr>
          <w:id w:val="883299820"/>
          <w:citation/>
        </w:sdtPr>
        <w:sdtEndPr/>
        <w:sdtContent>
          <w:customXmlInsRangeEnd w:id="529"/>
          <w:ins w:id="530" w:author="Žan Juvan" w:date="2020-04-22T18:06:00Z">
            <w:r w:rsidR="00025A77" w:rsidRPr="00016CED">
              <w:fldChar w:fldCharType="begin"/>
            </w:r>
          </w:ins>
          <w:ins w:id="531" w:author="Žan Juvan" w:date="2020-04-22T18:15:00Z">
            <w:r w:rsidR="008C1179" w:rsidRPr="00EF0816">
              <w:instrText xml:space="preserve">CITATION McC19 \l 1060 </w:instrText>
            </w:r>
          </w:ins>
          <w:r w:rsidR="00025A77" w:rsidRPr="00EF0816">
            <w:rPr>
              <w:rPrChange w:id="532" w:author="Žan Juvan" w:date="2020-04-22T18:18:00Z">
                <w:rPr/>
              </w:rPrChange>
            </w:rPr>
            <w:fldChar w:fldCharType="separate"/>
          </w:r>
          <w:r w:rsidR="00EF0816" w:rsidRPr="00EF0816">
            <w:rPr>
              <w:noProof/>
            </w:rPr>
            <w:t>[1]</w:t>
          </w:r>
          <w:ins w:id="533" w:author="Žan Juvan" w:date="2020-04-22T18:06:00Z">
            <w:r w:rsidR="00025A77" w:rsidRPr="00016CED">
              <w:fldChar w:fldCharType="end"/>
            </w:r>
          </w:ins>
          <w:customXmlInsRangeStart w:id="534" w:author="Žan Juvan" w:date="2020-04-22T18:06:00Z"/>
        </w:sdtContent>
      </w:sdt>
      <w:customXmlInsRangeEnd w:id="534"/>
      <w:r w:rsidR="00456CA2" w:rsidRPr="00EF0816">
        <w:t>.</w:t>
      </w:r>
    </w:p>
    <w:p w14:paraId="3FBB0BED" w14:textId="05C558AB" w:rsidR="00991084" w:rsidRPr="00EF0816" w:rsidRDefault="00991084" w:rsidP="00A637A6">
      <w:pPr>
        <w:keepNext/>
      </w:pPr>
      <w:r w:rsidRPr="00EF0816">
        <w:t xml:space="preserve"> </w:t>
      </w:r>
    </w:p>
    <w:p w14:paraId="3D39BD26" w14:textId="77777777" w:rsidR="00541EB6" w:rsidRPr="00EF0816" w:rsidRDefault="00EB48BF" w:rsidP="00541EB6">
      <w:pPr>
        <w:keepNext/>
      </w:pPr>
      <w:r w:rsidRPr="00EF0816">
        <w:rPr>
          <w:noProof/>
        </w:rPr>
        <w:t xml:space="preserve"> </w:t>
      </w:r>
      <w:r w:rsidR="00991084" w:rsidRPr="00016CED">
        <w:rPr>
          <w:noProof/>
          <w:lang w:eastAsia="sl-SI"/>
        </w:rPr>
        <mc:AlternateContent>
          <mc:Choice Requires="wpc">
            <w:drawing>
              <wp:inline distT="0" distB="0" distL="0" distR="0" wp14:anchorId="5A0B0D13" wp14:editId="3448BF42">
                <wp:extent cx="5486400" cy="3200400"/>
                <wp:effectExtent l="0" t="0" r="0" b="0"/>
                <wp:docPr id="16" name="Platno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 name="Slika 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314045"/>
                            <a:ext cx="5486400" cy="2541138"/>
                          </a:xfrm>
                          <a:prstGeom prst="rect">
                            <a:avLst/>
                          </a:prstGeom>
                        </pic:spPr>
                      </pic:pic>
                      <wps:wsp>
                        <wps:cNvPr id="10" name="Oblaček: dvojno upognjena črta 10"/>
                        <wps:cNvSpPr/>
                        <wps:spPr>
                          <a:xfrm>
                            <a:off x="4557369" y="490118"/>
                            <a:ext cx="760781" cy="299923"/>
                          </a:xfrm>
                          <a:prstGeom prst="borderCallout3">
                            <a:avLst>
                              <a:gd name="adj1" fmla="val 18750"/>
                              <a:gd name="adj2" fmla="val -8333"/>
                              <a:gd name="adj3" fmla="val 18750"/>
                              <a:gd name="adj4" fmla="val -16667"/>
                              <a:gd name="adj5" fmla="val 16762"/>
                              <a:gd name="adj6" fmla="val -83013"/>
                              <a:gd name="adj7" fmla="val 26855"/>
                              <a:gd name="adj8" fmla="val -156410"/>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27420C8" w14:textId="77777777" w:rsidR="008F0049" w:rsidRDefault="008F0049" w:rsidP="00991084">
                              <w:pPr>
                                <w:jc w:val="center"/>
                              </w:pPr>
                              <w:r>
                                <w:t>Razlaga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Oblaček: dvojno upognjena črta 11"/>
                        <wps:cNvSpPr/>
                        <wps:spPr>
                          <a:xfrm>
                            <a:off x="2030745" y="2005917"/>
                            <a:ext cx="979155" cy="299720"/>
                          </a:xfrm>
                          <a:prstGeom prst="borderCallout3">
                            <a:avLst>
                              <a:gd name="adj1" fmla="val 18750"/>
                              <a:gd name="adj2" fmla="val -8333"/>
                              <a:gd name="adj3" fmla="val 18750"/>
                              <a:gd name="adj4" fmla="val -16667"/>
                              <a:gd name="adj5" fmla="val 19203"/>
                              <a:gd name="adj6" fmla="val -20231"/>
                              <a:gd name="adj7" fmla="val -219816"/>
                              <a:gd name="adj8" fmla="val 38838"/>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C1A7306" w14:textId="1BD3D47E" w:rsidR="008F0049" w:rsidRDefault="008F0049" w:rsidP="00991084">
                              <w:pPr>
                                <w:pStyle w:val="Navadensplet"/>
                                <w:spacing w:before="0" w:beforeAutospacing="0" w:after="160" w:afterAutospacing="0" w:line="360" w:lineRule="auto"/>
                                <w:jc w:val="center"/>
                              </w:pPr>
                              <w:r>
                                <w:rPr>
                                  <w:rFonts w:ascii="Calibri Light" w:eastAsia="Calibri" w:hAnsi="Calibri Light"/>
                                  <w:sz w:val="22"/>
                                  <w:szCs w:val="22"/>
                                </w:rPr>
                                <w:t>VR kazalec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Oblaček: dvojno upognjena črta 12"/>
                        <wps:cNvSpPr/>
                        <wps:spPr>
                          <a:xfrm flipH="1">
                            <a:off x="2926078" y="2737234"/>
                            <a:ext cx="1879945" cy="327835"/>
                          </a:xfrm>
                          <a:prstGeom prst="borderCallout3">
                            <a:avLst>
                              <a:gd name="adj1" fmla="val 18750"/>
                              <a:gd name="adj2" fmla="val -8333"/>
                              <a:gd name="adj3" fmla="val 18750"/>
                              <a:gd name="adj4" fmla="val -16667"/>
                              <a:gd name="adj5" fmla="val 19203"/>
                              <a:gd name="adj6" fmla="val -20231"/>
                              <a:gd name="adj7" fmla="val -5151"/>
                              <a:gd name="adj8" fmla="val -2200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DBB62E7" w14:textId="77777777" w:rsidR="008F0049" w:rsidRDefault="008F0049" w:rsidP="00991084">
                              <w:pPr>
                                <w:pStyle w:val="Navadensplet"/>
                                <w:spacing w:before="0" w:beforeAutospacing="0" w:after="160" w:afterAutospacing="0" w:line="360" w:lineRule="auto"/>
                                <w:jc w:val="center"/>
                              </w:pPr>
                              <w:r>
                                <w:rPr>
                                  <w:rFonts w:ascii="Calibri Light" w:eastAsia="Calibri" w:hAnsi="Calibri Light"/>
                                  <w:sz w:val="22"/>
                                  <w:szCs w:val="22"/>
                                </w:rPr>
                                <w:t>Možnost cardboard načina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Oblaček: dvojno upognjena črta 13"/>
                        <wps:cNvSpPr/>
                        <wps:spPr>
                          <a:xfrm>
                            <a:off x="838367" y="2455026"/>
                            <a:ext cx="1422029" cy="299720"/>
                          </a:xfrm>
                          <a:prstGeom prst="borderCallout3">
                            <a:avLst>
                              <a:gd name="adj1" fmla="val 18750"/>
                              <a:gd name="adj2" fmla="val -8333"/>
                              <a:gd name="adj3" fmla="val 18750"/>
                              <a:gd name="adj4" fmla="val -16667"/>
                              <a:gd name="adj5" fmla="val 19203"/>
                              <a:gd name="adj6" fmla="val -20231"/>
                              <a:gd name="adj7" fmla="val -246502"/>
                              <a:gd name="adj8" fmla="val -1209"/>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8CE1AD2" w14:textId="77777777" w:rsidR="008F0049" w:rsidRDefault="008F0049" w:rsidP="00991084">
                              <w:pPr>
                                <w:pStyle w:val="Navadensplet"/>
                                <w:spacing w:before="0" w:beforeAutospacing="0" w:after="160" w:afterAutospacing="0" w:line="360" w:lineRule="auto"/>
                                <w:jc w:val="center"/>
                              </w:pPr>
                              <w:r>
                                <w:rPr>
                                  <w:rFonts w:ascii="Calibri Light" w:eastAsia="Calibri" w:hAnsi="Calibri Light"/>
                                  <w:sz w:val="22"/>
                                  <w:szCs w:val="22"/>
                                </w:rPr>
                                <w:t>Ploščice oz. »gumbi«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Oblaček: dvojno upognjena črta 15"/>
                        <wps:cNvSpPr/>
                        <wps:spPr>
                          <a:xfrm>
                            <a:off x="948096" y="92217"/>
                            <a:ext cx="1421765" cy="299720"/>
                          </a:xfrm>
                          <a:prstGeom prst="borderCallout3">
                            <a:avLst>
                              <a:gd name="adj1" fmla="val 18750"/>
                              <a:gd name="adj2" fmla="val -8333"/>
                              <a:gd name="adj3" fmla="val 18750"/>
                              <a:gd name="adj4" fmla="val -16667"/>
                              <a:gd name="adj5" fmla="val 19203"/>
                              <a:gd name="adj6" fmla="val -20231"/>
                              <a:gd name="adj7" fmla="val 170854"/>
                              <a:gd name="adj8" fmla="val -29507"/>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5E7E17F" w14:textId="77777777" w:rsidR="008F0049" w:rsidRDefault="008F0049" w:rsidP="00991084">
                              <w:pPr>
                                <w:pStyle w:val="Navadensplet"/>
                                <w:spacing w:before="0" w:beforeAutospacing="0" w:after="160" w:afterAutospacing="0" w:line="360" w:lineRule="auto"/>
                                <w:jc w:val="center"/>
                              </w:pPr>
                              <w:r>
                                <w:rPr>
                                  <w:rFonts w:ascii="Calibri Light" w:eastAsia="Calibri" w:hAnsi="Calibri Light"/>
                                  <w:sz w:val="22"/>
                                  <w:szCs w:val="22"/>
                                </w:rPr>
                                <w:t>360° ozadje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A0B0D13" id="Platno 16" o:spid="_x0000_s1026" editas="canvas" style="width:6in;height:252pt;mso-position-horizontal-relative:char;mso-position-vertical-relative:line" coordsize="54864,320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&#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v:fill o:detectmouseclick="t"/>
                  <v:path o:connecttype="none"/>
                </v:shape>
                <v:shape id="Slika 8" o:spid="_x0000_s1028" type="#_x0000_t75" style="position:absolute;top:3140;width:54864;height:25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">
                  <v:imagedata r:id="rId21" o:title=""/>
                </v:shape>
                <v:shapetype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Oblaček: dvojno upognjena črta 10" o:spid="_x0000_s1029" type="#_x0000_t49" style="position:absolute;left:45573;top:4901;width:7608;height:2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" adj="-33785,5801,-17931,3621,-3600,,-1800" fillcolor="#70ad47 [3209]" strokecolor="#375623 [1609]" strokeweight="1pt">
                  <v:textbox>
                    <w:txbxContent>
                      <w:p w14:paraId="627420C8" w14:textId="77777777" w:rsidR="008F0049" w:rsidRDefault="008F0049" w:rsidP="00991084">
                        <w:pPr>
                          <w:jc w:val="center"/>
                        </w:pPr>
                        <w:r>
                          <w:t>Razlaga</w:t>
                        </w:r>
                      </w:p>
                    </w:txbxContent>
                  </v:textbox>
                  <o:callout v:ext="edit" minusy="t"/>
                </v:shape>
                <v:shape id="Oblaček: dvojno upognjena črta 11" o:spid="_x0000_s1030" type="#_x0000_t49" style="position:absolute;left:20307;top:20059;width:9792;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" adj="8389,-47480,-4370,4148,-3600,,-1800" fillcolor="#70ad47 [3209]" strokecolor="#375623 [1609]" strokeweight="1pt">
                  <v:textbox>
                    <w:txbxContent>
                      <w:p w14:paraId="1C1A7306" w14:textId="1BD3D47E" w:rsidR="008F0049" w:rsidRDefault="008F0049" w:rsidP="00991084">
                        <w:pPr>
                          <w:pStyle w:val="Navadensplet"/>
                          <w:spacing w:before="0" w:beforeAutospacing="0" w:after="160" w:afterAutospacing="0" w:line="360" w:lineRule="auto"/>
                          <w:jc w:val="center"/>
                        </w:pPr>
                        <w:r>
                          <w:rPr>
                            <w:rFonts w:ascii="Calibri Light" w:eastAsia="Calibri" w:hAnsi="Calibri Light"/>
                            <w:sz w:val="22"/>
                            <w:szCs w:val="22"/>
                          </w:rPr>
                          <w:t>VR kazalec</w:t>
                        </w:r>
                      </w:p>
                    </w:txbxContent>
                  </v:textbox>
                  <o:callout v:ext="edit" minusx="t"/>
                </v:shape>
                <v:shape id="Oblaček: dvojno upognjena črta 12" o:spid="_x0000_s1031" type="#_x0000_t49" style="position:absolute;left:29260;top:27372;width:18800;height:327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" adj="-4753,-1113,-4370,4148,-3600,,-1800" fillcolor="#70ad47 [3209]" strokecolor="#375623 [1609]" strokeweight="1pt">
                  <v:textbox>
                    <w:txbxContent>
                      <w:p w14:paraId="3DBB62E7" w14:textId="77777777" w:rsidR="008F0049" w:rsidRDefault="008F0049" w:rsidP="00991084">
                        <w:pPr>
                          <w:pStyle w:val="Navadensplet"/>
                          <w:spacing w:before="0" w:beforeAutospacing="0" w:after="160" w:afterAutospacing="0" w:line="360" w:lineRule="auto"/>
                          <w:jc w:val="center"/>
                        </w:pPr>
                        <w:r>
                          <w:rPr>
                            <w:rFonts w:ascii="Calibri Light" w:eastAsia="Calibri" w:hAnsi="Calibri Light"/>
                            <w:sz w:val="22"/>
                            <w:szCs w:val="22"/>
                          </w:rPr>
                          <w:t>Možnost cardboard načina</w:t>
                        </w:r>
                      </w:p>
                    </w:txbxContent>
                  </v:textbox>
                </v:shape>
                <v:shape id="Oblaček: dvojno upognjena črta 13" o:spid="_x0000_s1032" type="#_x0000_t49" style="position:absolute;left:8383;top:24550;width:14220;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" adj="-261,-53244,-4370,4148,-3600,,-1800" fillcolor="#70ad47 [3209]" strokecolor="#375623 [1609]" strokeweight="1pt">
                  <v:textbox>
                    <w:txbxContent>
                      <w:p w14:paraId="58CE1AD2" w14:textId="77777777" w:rsidR="008F0049" w:rsidRDefault="008F0049" w:rsidP="00991084">
                        <w:pPr>
                          <w:pStyle w:val="Navadensplet"/>
                          <w:spacing w:before="0" w:beforeAutospacing="0" w:after="160" w:afterAutospacing="0" w:line="360" w:lineRule="auto"/>
                          <w:jc w:val="center"/>
                        </w:pPr>
                        <w:r>
                          <w:rPr>
                            <w:rFonts w:ascii="Calibri Light" w:eastAsia="Calibri" w:hAnsi="Calibri Light"/>
                            <w:sz w:val="22"/>
                            <w:szCs w:val="22"/>
                          </w:rPr>
                          <w:t>Ploščice oz. »gumbi«</w:t>
                        </w:r>
                      </w:p>
                    </w:txbxContent>
                  </v:textbox>
                  <o:callout v:ext="edit" minusx="t"/>
                </v:shape>
                <v:shape id="Oblaček: dvojno upognjena črta 15" o:spid="_x0000_s1033" type="#_x0000_t49" style="position:absolute;left:9480;top:922;width:14218;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" adj="-6374,36904,-4370,4148,-3600,,-1800" fillcolor="#70ad47 [3209]" strokecolor="#375623 [1609]" strokeweight="1pt">
                  <v:textbox>
                    <w:txbxContent>
                      <w:p w14:paraId="75E7E17F" w14:textId="77777777" w:rsidR="008F0049" w:rsidRDefault="008F0049" w:rsidP="00991084">
                        <w:pPr>
                          <w:pStyle w:val="Navadensplet"/>
                          <w:spacing w:before="0" w:beforeAutospacing="0" w:after="160" w:afterAutospacing="0" w:line="360" w:lineRule="auto"/>
                          <w:jc w:val="center"/>
                        </w:pPr>
                        <w:r>
                          <w:rPr>
                            <w:rFonts w:ascii="Calibri Light" w:eastAsia="Calibri" w:hAnsi="Calibri Light"/>
                            <w:sz w:val="22"/>
                            <w:szCs w:val="22"/>
                          </w:rPr>
                          <w:t>360° ozadje</w:t>
                        </w:r>
                      </w:p>
                    </w:txbxContent>
                  </v:textbox>
                  <o:callout v:ext="edit" minusy="t"/>
                </v:shape>
                <w10:anchorlock/>
              </v:group>
            </w:pict>
          </mc:Fallback>
        </mc:AlternateContent>
      </w:r>
    </w:p>
    <w:p w14:paraId="6E938D84" w14:textId="05FB7561" w:rsidR="00A637A6" w:rsidRPr="00EF0816" w:rsidRDefault="00541EB6">
      <w:pPr>
        <w:pStyle w:val="Napis"/>
        <w:jc w:val="center"/>
        <w:pPrChange w:id="535" w:author="Žan Juvan" w:date="2020-03-02T20:01:00Z">
          <w:pPr>
            <w:pStyle w:val="Napis"/>
            <w:jc w:val="left"/>
          </w:pPr>
        </w:pPrChange>
      </w:pPr>
      <w:bookmarkStart w:id="536" w:name="_Toc34025788"/>
      <w:r w:rsidRPr="00EF0816">
        <w:t xml:space="preserve">Slika </w:t>
      </w:r>
      <w:r w:rsidRPr="00016CED">
        <w:fldChar w:fldCharType="begin"/>
      </w:r>
      <w:r w:rsidRPr="00EF0816">
        <w:instrText>SEQ Slika \* ARABIC</w:instrText>
      </w:r>
      <w:r w:rsidRPr="00EF0816">
        <w:rPr>
          <w:rPrChange w:id="537" w:author="Žan Juvan" w:date="2020-04-22T18:18:00Z">
            <w:rPr/>
          </w:rPrChange>
        </w:rPr>
        <w:fldChar w:fldCharType="separate"/>
      </w:r>
      <w:r w:rsidR="00950656" w:rsidRPr="00EF0816">
        <w:rPr>
          <w:noProof/>
        </w:rPr>
        <w:t>8</w:t>
      </w:r>
      <w:r w:rsidRPr="00016CED">
        <w:fldChar w:fldCharType="end"/>
      </w:r>
      <w:r w:rsidRPr="00EF0816">
        <w:t xml:space="preserve"> Končna različica aplikacije v A-Framu</w:t>
      </w:r>
      <w:bookmarkEnd w:id="536"/>
    </w:p>
    <w:p w14:paraId="4D192A7E" w14:textId="0CA0DEC3" w:rsidR="00104BBB" w:rsidRPr="00EF0816" w:rsidRDefault="00104BBB">
      <w:r w:rsidRPr="00EF0816">
        <w:br w:type="page"/>
      </w:r>
    </w:p>
    <w:p w14:paraId="5CA256D1" w14:textId="77777777" w:rsidR="001568FE" w:rsidRPr="00016CED" w:rsidRDefault="001568FE">
      <w:pPr>
        <w:pStyle w:val="Naslov2"/>
        <w:pPrChange w:id="538" w:author="Timotej Robavs" w:date="2020-03-27T11:49:00Z">
          <w:pPr>
            <w:pStyle w:val="Naslov1"/>
            <w:numPr>
              <w:ilvl w:val="1"/>
            </w:numPr>
            <w:ind w:left="432" w:hanging="432"/>
          </w:pPr>
        </w:pPrChange>
      </w:pPr>
      <w:bookmarkStart w:id="539" w:name="_Toc38476355"/>
      <w:r w:rsidRPr="00016CED">
        <w:lastRenderedPageBreak/>
        <w:t xml:space="preserve">Podrobnejši opis kode za </w:t>
      </w:r>
      <w:proofErr w:type="spellStart"/>
      <w:r w:rsidRPr="00016CED">
        <w:t>Aframe</w:t>
      </w:r>
      <w:bookmarkEnd w:id="539"/>
      <w:proofErr w:type="spellEnd"/>
    </w:p>
    <w:p w14:paraId="5AE974C7" w14:textId="159CDFBA" w:rsidR="001568FE" w:rsidRPr="00EF0816" w:rsidRDefault="001568FE" w:rsidP="001568FE">
      <w:r w:rsidRPr="00EF0816">
        <w:t xml:space="preserve">Aplikacija je narejena v obliki spletne strani in uporablja HTML, </w:t>
      </w:r>
      <w:proofErr w:type="spellStart"/>
      <w:r w:rsidRPr="00EF0816">
        <w:t>JQuery</w:t>
      </w:r>
      <w:proofErr w:type="spellEnd"/>
      <w:r w:rsidRPr="00EF0816">
        <w:t xml:space="preserve">, izdelavo pa nam je omogočila uporaba ogrodja </w:t>
      </w:r>
      <w:del w:id="540" w:author="Timotej Robavs" w:date="2020-03-27T11:55:00Z">
        <w:r w:rsidRPr="00EF0816" w:rsidDel="00BB66A7">
          <w:delText>aframe</w:delText>
        </w:r>
      </w:del>
      <w:proofErr w:type="spellStart"/>
      <w:ins w:id="541" w:author="Timotej Robavs" w:date="2020-03-27T11:55:00Z">
        <w:r w:rsidR="00BB66A7" w:rsidRPr="00EF0816">
          <w:t>Aframe</w:t>
        </w:r>
      </w:ins>
      <w:proofErr w:type="spellEnd"/>
      <w:r w:rsidRPr="00EF0816">
        <w:t>, ki smo ga vključili v aplikacijo.</w:t>
      </w:r>
      <w:ins w:id="542" w:author="Žan Juvan" w:date="2020-04-22T19:15:00Z">
        <w:r w:rsidR="00A8688E">
          <w:t xml:space="preserve"> </w:t>
        </w:r>
      </w:ins>
      <w:customXmlInsRangeStart w:id="543" w:author="Žan Juvan" w:date="2020-04-22T19:15:00Z"/>
      <w:sdt>
        <w:sdtPr>
          <w:id w:val="976887890"/>
          <w:citation/>
        </w:sdtPr>
        <w:sdtEndPr/>
        <w:sdtContent>
          <w:customXmlInsRangeEnd w:id="543"/>
          <w:ins w:id="544" w:author="Žan Juvan" w:date="2020-04-22T19:15:00Z">
            <w:r w:rsidR="00A8688E">
              <w:fldChar w:fldCharType="begin"/>
            </w:r>
            <w:r w:rsidR="00A8688E">
              <w:instrText xml:space="preserve"> CITATION McC19 \l 1060 </w:instrText>
            </w:r>
          </w:ins>
          <w:r w:rsidR="00A8688E">
            <w:fldChar w:fldCharType="separate"/>
          </w:r>
          <w:ins w:id="545" w:author="Žan Juvan" w:date="2020-04-22T19:15:00Z">
            <w:r w:rsidR="00A8688E" w:rsidRPr="00A8688E">
              <w:rPr>
                <w:noProof/>
                <w:rPrChange w:id="546" w:author="Žan Juvan" w:date="2020-04-22T19:15:00Z">
                  <w:rPr>
                    <w:rFonts w:eastAsia="Times New Roman"/>
                  </w:rPr>
                </w:rPrChange>
              </w:rPr>
              <w:t>[1]</w:t>
            </w:r>
            <w:r w:rsidR="00A8688E">
              <w:fldChar w:fldCharType="end"/>
            </w:r>
          </w:ins>
          <w:customXmlInsRangeStart w:id="547" w:author="Žan Juvan" w:date="2020-04-22T19:15:00Z"/>
        </w:sdtContent>
      </w:sdt>
      <w:customXmlInsRangeEnd w:id="547"/>
    </w:p>
    <w:p w14:paraId="4931E2DD" w14:textId="77777777" w:rsidR="001568FE" w:rsidRPr="00EF0816" w:rsidRDefault="001568FE">
      <w:pPr>
        <w:pStyle w:val="Naslov2"/>
        <w:numPr>
          <w:ilvl w:val="2"/>
          <w:numId w:val="3"/>
        </w:numPr>
      </w:pPr>
      <w:bookmarkStart w:id="548" w:name="_Toc38476356"/>
      <w:r w:rsidRPr="00EF0816">
        <w:t>Pogled in kurzor</w:t>
      </w:r>
      <w:bookmarkEnd w:id="548"/>
    </w:p>
    <w:p w14:paraId="19D919B2" w14:textId="5D3B3F24" w:rsidR="001568FE" w:rsidRPr="00EF0816" w:rsidRDefault="001568FE" w:rsidP="001568FE">
      <w:r w:rsidRPr="00EF0816">
        <w:t xml:space="preserve">Pogled smo zasnovali z uporabo </w:t>
      </w:r>
      <w:del w:id="549" w:author="Timotej Robavs" w:date="2020-03-27T11:55:00Z">
        <w:r w:rsidRPr="00EF0816" w:rsidDel="00BB66A7">
          <w:delText xml:space="preserve">aframe-ovega </w:delText>
        </w:r>
      </w:del>
      <w:r w:rsidRPr="00EF0816">
        <w:t>privzetega načina usmerjanja na spletni strani</w:t>
      </w:r>
      <w:ins w:id="550" w:author="Timotej Robavs" w:date="2020-03-27T11:55:00Z">
        <w:r w:rsidR="00BB66A7" w:rsidRPr="00EF0816">
          <w:t xml:space="preserve">, ki ga omogoča </w:t>
        </w:r>
        <w:proofErr w:type="spellStart"/>
        <w:r w:rsidR="00BB66A7" w:rsidRPr="00EF0816">
          <w:t>Aframe</w:t>
        </w:r>
      </w:ins>
      <w:proofErr w:type="spellEnd"/>
      <w:r w:rsidRPr="00EF0816">
        <w:t xml:space="preserve">, katere okolje prilagodi za uporabo VR z uporabo </w:t>
      </w:r>
      <w:proofErr w:type="spellStart"/>
      <w:r w:rsidRPr="00EF0816">
        <w:t>Cardboard</w:t>
      </w:r>
      <w:proofErr w:type="spellEnd"/>
      <w:r w:rsidRPr="00EF0816">
        <w:t xml:space="preserve"> ali brez torej le 3D prostor.</w:t>
      </w:r>
    </w:p>
    <w:p w14:paraId="38BB7A3C" w14:textId="77777777" w:rsidR="001568FE" w:rsidRPr="00EF0816" w:rsidRDefault="001568FE" w:rsidP="001568FE">
      <w:pPr>
        <w:keepNext/>
      </w:pPr>
      <w:r w:rsidRPr="00016CED">
        <w:rPr>
          <w:noProof/>
        </w:rPr>
        <w:drawing>
          <wp:inline distT="0" distB="0" distL="0" distR="0" wp14:anchorId="5235C62B" wp14:editId="740046B8">
            <wp:extent cx="5731510" cy="1374775"/>
            <wp:effectExtent l="0" t="0" r="254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74775"/>
                    </a:xfrm>
                    <a:prstGeom prst="rect">
                      <a:avLst/>
                    </a:prstGeom>
                  </pic:spPr>
                </pic:pic>
              </a:graphicData>
            </a:graphic>
          </wp:inline>
        </w:drawing>
      </w:r>
    </w:p>
    <w:p w14:paraId="0B4D2EF6" w14:textId="77777777" w:rsidR="001568FE" w:rsidRPr="00EF0816" w:rsidRDefault="001568FE" w:rsidP="001568FE">
      <w:pPr>
        <w:pStyle w:val="Napis"/>
      </w:pPr>
      <w:r w:rsidRPr="00EF0816">
        <w:t xml:space="preserve">Slika </w:t>
      </w:r>
      <w:r w:rsidR="00EA4C7A" w:rsidRPr="00016CED">
        <w:fldChar w:fldCharType="begin"/>
      </w:r>
      <w:r w:rsidR="00EA4C7A" w:rsidRPr="00EF0816">
        <w:instrText xml:space="preserve"> SEQ Slika \* ARABIC </w:instrText>
      </w:r>
      <w:r w:rsidR="00EA4C7A" w:rsidRPr="00EF0816">
        <w:rPr>
          <w:rPrChange w:id="551" w:author="Žan Juvan" w:date="2020-04-22T18:18:00Z">
            <w:rPr>
              <w:noProof/>
            </w:rPr>
          </w:rPrChange>
        </w:rPr>
        <w:fldChar w:fldCharType="separate"/>
      </w:r>
      <w:r w:rsidRPr="00EF0816">
        <w:rPr>
          <w:noProof/>
        </w:rPr>
        <w:t>12</w:t>
      </w:r>
      <w:r w:rsidR="00EA4C7A" w:rsidRPr="00016CED">
        <w:rPr>
          <w:noProof/>
        </w:rPr>
        <w:fldChar w:fldCharType="end"/>
      </w:r>
      <w:r w:rsidRPr="00EF0816">
        <w:t xml:space="preserve"> koda za nastavitev kamere in kurzorja</w:t>
      </w:r>
    </w:p>
    <w:p w14:paraId="2B0F3AB5" w14:textId="77777777" w:rsidR="001568FE" w:rsidRPr="00EF0816" w:rsidRDefault="001568FE" w:rsidP="001568FE">
      <w:r w:rsidRPr="00EF0816">
        <w:t>Vse skupaj smo dali v eno entiteto in nastavili pozicijo kamere na 0, 0, 0 torej na sredino 3D prostora.</w:t>
      </w:r>
    </w:p>
    <w:p w14:paraId="024BF318" w14:textId="77777777" w:rsidR="001568FE" w:rsidRPr="00EF0816" w:rsidRDefault="001568FE" w:rsidP="001568FE">
      <w:r w:rsidRPr="00EF0816">
        <w:t>Nato smo deklarirali kurzor ter preprosto animacijo, ki ob avtomatskem zaznavanju gumbov premeni velikost, da nam vrne povratno informacijo o uspelem zaznavanju gumbov. Nastavili smo tudi barvo kurzorja, za lepši izgled.</w:t>
      </w:r>
    </w:p>
    <w:p w14:paraId="36B9A22E" w14:textId="77777777" w:rsidR="001568FE" w:rsidRPr="00EF0816" w:rsidRDefault="001568FE">
      <w:pPr>
        <w:pStyle w:val="Naslov2"/>
        <w:numPr>
          <w:ilvl w:val="2"/>
          <w:numId w:val="3"/>
        </w:numPr>
      </w:pPr>
      <w:bookmarkStart w:id="552" w:name="_Toc38476357"/>
      <w:r w:rsidRPr="00EF0816">
        <w:t>Gumbi in platforme</w:t>
      </w:r>
      <w:bookmarkEnd w:id="552"/>
    </w:p>
    <w:p w14:paraId="0A8F9CFA" w14:textId="77777777" w:rsidR="001568FE" w:rsidRPr="00EF0816" w:rsidRDefault="001568FE" w:rsidP="001568FE">
      <w:r w:rsidRPr="00EF0816">
        <w:t>Gumbi in platforme so narejeni vsak posebej za vsako bolezen. Način izdelave je pri vseh isti, spreminja se le velikost platforme in pozicija tako platforme, kot tudi gumba.</w:t>
      </w:r>
    </w:p>
    <w:p w14:paraId="4285DA44" w14:textId="77777777" w:rsidR="001568FE" w:rsidRPr="00EF0816" w:rsidRDefault="001568FE" w:rsidP="001568FE">
      <w:pPr>
        <w:keepNext/>
      </w:pPr>
      <w:r w:rsidRPr="00016CED">
        <w:rPr>
          <w:noProof/>
        </w:rPr>
        <w:drawing>
          <wp:inline distT="0" distB="0" distL="0" distR="0" wp14:anchorId="49A5FEA6" wp14:editId="0026FF40">
            <wp:extent cx="5731510" cy="1829435"/>
            <wp:effectExtent l="0" t="0" r="254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29435"/>
                    </a:xfrm>
                    <a:prstGeom prst="rect">
                      <a:avLst/>
                    </a:prstGeom>
                  </pic:spPr>
                </pic:pic>
              </a:graphicData>
            </a:graphic>
          </wp:inline>
        </w:drawing>
      </w:r>
    </w:p>
    <w:p w14:paraId="24134C6E" w14:textId="77777777" w:rsidR="001568FE" w:rsidRPr="00EF0816" w:rsidRDefault="001568FE" w:rsidP="001568FE">
      <w:pPr>
        <w:pStyle w:val="Napis"/>
        <w:rPr>
          <w:b/>
          <w:bCs/>
        </w:rPr>
      </w:pPr>
      <w:r w:rsidRPr="00EF0816">
        <w:t xml:space="preserve">Slika </w:t>
      </w:r>
      <w:r w:rsidR="00EA4C7A" w:rsidRPr="00016CED">
        <w:fldChar w:fldCharType="begin"/>
      </w:r>
      <w:r w:rsidR="00EA4C7A" w:rsidRPr="00EF0816">
        <w:instrText xml:space="preserve"> SEQ Slika \* ARABIC </w:instrText>
      </w:r>
      <w:r w:rsidR="00EA4C7A" w:rsidRPr="00EF0816">
        <w:rPr>
          <w:rPrChange w:id="553" w:author="Žan Juvan" w:date="2020-04-22T18:18:00Z">
            <w:rPr>
              <w:noProof/>
            </w:rPr>
          </w:rPrChange>
        </w:rPr>
        <w:fldChar w:fldCharType="separate"/>
      </w:r>
      <w:r w:rsidRPr="00EF0816">
        <w:rPr>
          <w:noProof/>
        </w:rPr>
        <w:t>13</w:t>
      </w:r>
      <w:r w:rsidR="00EA4C7A" w:rsidRPr="00016CED">
        <w:rPr>
          <w:noProof/>
        </w:rPr>
        <w:fldChar w:fldCharType="end"/>
      </w:r>
      <w:r w:rsidRPr="00EF0816">
        <w:t xml:space="preserve"> koda za ustvarjanje gumbov</w:t>
      </w:r>
    </w:p>
    <w:p w14:paraId="1367D6C1" w14:textId="77777777" w:rsidR="001568FE" w:rsidRPr="00EF0816" w:rsidRDefault="001568FE" w:rsidP="001568FE">
      <w:r w:rsidRPr="00EF0816">
        <w:t>Za vsako ikono ustvarimo posebej entiteto in razred v tem primeru icon1 za prvi gumb. Pri vsaki ikoni nato določimo barvo, velikost, usmerjenost, besedilo in razporeditev besedila.</w:t>
      </w:r>
    </w:p>
    <w:p w14:paraId="11A665D6" w14:textId="77777777" w:rsidR="001568FE" w:rsidRPr="00EF0816" w:rsidRDefault="001568FE" w:rsidP="001568FE">
      <w:r w:rsidRPr="00EF0816">
        <w:t xml:space="preserve">Nato ustvarimo še eno entiteto in razred, ki se v tem primeru imenuje </w:t>
      </w:r>
      <w:proofErr w:type="spellStart"/>
      <w:r w:rsidRPr="00EF0816">
        <w:t>BoxOne</w:t>
      </w:r>
      <w:proofErr w:type="spellEnd"/>
      <w:r w:rsidRPr="00EF0816">
        <w:t xml:space="preserve">, v katerem določimo širino, višino, barvo, debelino, … elementa nad besedilom ter spet isto za element, na katerem bo besedilo. </w:t>
      </w:r>
    </w:p>
    <w:p w14:paraId="379D6D4D" w14:textId="77777777" w:rsidR="001568FE" w:rsidRPr="00EF0816" w:rsidRDefault="001568FE" w:rsidP="001568FE">
      <w:r w:rsidRPr="00EF0816">
        <w:t xml:space="preserve">Sedaj ustvarimo novo entiteto, z vnaprej definiranimi funkcijami za predstavitev neba, na katerem se prikaže slika organizma na mikroskopski ravni. Njej določimo </w:t>
      </w:r>
      <w:proofErr w:type="spellStart"/>
      <w:r w:rsidRPr="00EF0816">
        <w:t>radius</w:t>
      </w:r>
      <w:proofErr w:type="spellEnd"/>
      <w:r w:rsidRPr="00EF0816">
        <w:t xml:space="preserve"> in lokacijo slike, ki jo bo prikazala.</w:t>
      </w:r>
    </w:p>
    <w:p w14:paraId="2D770368" w14:textId="1B066B2F" w:rsidR="001568FE" w:rsidDel="001607D0" w:rsidRDefault="001568FE">
      <w:pPr>
        <w:rPr>
          <w:del w:id="554" w:author="Žan Juvan" w:date="2020-04-22T18:21:00Z"/>
        </w:rPr>
      </w:pPr>
      <w:r w:rsidRPr="00EF0816">
        <w:t>Nato pa ustvarimo še eno entiteto z vnaprej definiranimi funkcijami za prikaz 2D slike, ki jo uporabimo v primeru, da imamo za prikazat še dodatne slike.</w:t>
      </w:r>
    </w:p>
    <w:p w14:paraId="34E2076D" w14:textId="45E6E968" w:rsidR="001607D0" w:rsidDel="001607D0" w:rsidRDefault="001607D0">
      <w:pPr>
        <w:rPr>
          <w:del w:id="555" w:author="Žan Juvan" w:date="2020-04-22T18:23:00Z"/>
        </w:rPr>
        <w:pPrChange w:id="556" w:author="Žan Juvan" w:date="2020-04-22T18:24:00Z">
          <w:pPr>
            <w:pStyle w:val="Naslov2"/>
          </w:pPr>
        </w:pPrChange>
      </w:pPr>
      <w:moveToRangeStart w:id="557" w:author="Žan Juvan" w:date="2020-04-22T18:23:00Z" w:name="move38472197"/>
      <w:moveTo w:id="558" w:author="Žan Juvan" w:date="2020-04-22T18:23:00Z">
        <w:del w:id="559" w:author="Žan Juvan" w:date="2020-04-22T18:23:00Z">
          <w:r w:rsidRPr="00A412D9" w:rsidDel="001607D0">
            <w:delText>Spreminjanje vsebine z uporabo gumbov</w:delText>
          </w:r>
        </w:del>
      </w:moveTo>
    </w:p>
    <w:p w14:paraId="488B17BD" w14:textId="77777777" w:rsidR="001607D0" w:rsidRPr="00016CED" w:rsidRDefault="001607D0">
      <w:pPr>
        <w:rPr>
          <w:ins w:id="560" w:author="Žan Juvan" w:date="2020-04-22T18:23:00Z"/>
          <w:moveTo w:id="561" w:author="Žan Juvan" w:date="2020-04-22T18:23:00Z"/>
        </w:rPr>
        <w:pPrChange w:id="562" w:author="Žan Juvan" w:date="2020-04-22T18:24:00Z">
          <w:pPr>
            <w:pStyle w:val="Naslov2"/>
          </w:pPr>
        </w:pPrChange>
      </w:pPr>
    </w:p>
    <w:p w14:paraId="63824E88" w14:textId="7CE3A890" w:rsidR="001607D0" w:rsidRPr="001607D0" w:rsidRDefault="00A53295">
      <w:pPr>
        <w:pStyle w:val="Naslov2"/>
        <w:numPr>
          <w:ilvl w:val="2"/>
          <w:numId w:val="3"/>
        </w:numPr>
        <w:rPr>
          <w:ins w:id="563" w:author="Žan Juvan" w:date="2020-04-22T18:22:00Z"/>
        </w:rPr>
        <w:pPrChange w:id="564" w:author="Žan Juvan" w:date="2020-04-22T18:24:00Z">
          <w:pPr>
            <w:pStyle w:val="Naslov2"/>
          </w:pPr>
        </w:pPrChange>
      </w:pPr>
      <w:bookmarkStart w:id="565" w:name="_Toc38476358"/>
      <w:moveToRangeEnd w:id="557"/>
      <w:ins w:id="566" w:author="Žan Juvan" w:date="2020-04-22T18:24:00Z">
        <w:r w:rsidRPr="00A412D9">
          <w:lastRenderedPageBreak/>
          <w:t>Spreminjanje vsebine z uporabo gumbov</w:t>
        </w:r>
      </w:ins>
      <w:bookmarkEnd w:id="565"/>
    </w:p>
    <w:p w14:paraId="49CA7DDA" w14:textId="5A3694B9" w:rsidR="001568FE" w:rsidRPr="001607D0" w:rsidDel="0097126A" w:rsidRDefault="001568FE">
      <w:pPr>
        <w:pStyle w:val="Naslov2"/>
        <w:numPr>
          <w:ilvl w:val="2"/>
          <w:numId w:val="3"/>
        </w:numPr>
        <w:rPr>
          <w:moveFrom w:id="567" w:author="Žan Juvan" w:date="2020-04-22T18:23:00Z"/>
        </w:rPr>
      </w:pPr>
      <w:moveFromRangeStart w:id="568" w:author="Žan Juvan" w:date="2020-04-22T18:23:00Z" w:name="move38472197"/>
      <w:moveFrom w:id="569" w:author="Žan Juvan" w:date="2020-04-22T18:23:00Z">
        <w:r w:rsidRPr="001607D0" w:rsidDel="001607D0">
          <w:t>Spreminjanje vsebine z uporabo gumbov</w:t>
        </w:r>
      </w:moveFrom>
    </w:p>
    <w:p w14:paraId="784B0290" w14:textId="6FDE0E93" w:rsidR="001568FE" w:rsidRPr="00EF0816" w:rsidDel="001607D0" w:rsidRDefault="001568FE">
      <w:pPr>
        <w:pStyle w:val="Naslov2"/>
        <w:rPr>
          <w:moveFrom w:id="570" w:author="Žan Juvan" w:date="2020-04-22T18:23:00Z"/>
        </w:rPr>
      </w:pPr>
    </w:p>
    <w:moveFromRangeEnd w:id="568"/>
    <w:p w14:paraId="70AE3D81" w14:textId="77777777" w:rsidR="001568FE" w:rsidRPr="00EF0816" w:rsidRDefault="001568FE" w:rsidP="001568FE">
      <w:r w:rsidRPr="00EF0816">
        <w:t xml:space="preserve">Za spreminjanje vsebine uporabljamo </w:t>
      </w:r>
      <w:proofErr w:type="spellStart"/>
      <w:r w:rsidRPr="00EF0816">
        <w:t>JQuery</w:t>
      </w:r>
      <w:proofErr w:type="spellEnd"/>
      <w:r w:rsidRPr="00EF0816">
        <w:t>, ki se sklicuje na imena entitet, da ob želji uporabnika prikaže pravi mikroorganizem in njegovo razlago ter v primeru, da jih imamo še dodatne slike.</w:t>
      </w:r>
    </w:p>
    <w:p w14:paraId="677A6CFB" w14:textId="77777777" w:rsidR="001568FE" w:rsidRPr="00EF0816" w:rsidRDefault="001568FE" w:rsidP="001568FE">
      <w:pPr>
        <w:keepNext/>
      </w:pPr>
      <w:r w:rsidRPr="00016CED">
        <w:rPr>
          <w:noProof/>
        </w:rPr>
        <w:drawing>
          <wp:inline distT="0" distB="0" distL="0" distR="0" wp14:anchorId="731ADEAA" wp14:editId="68DD043C">
            <wp:extent cx="3390900" cy="3086100"/>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0900" cy="3086100"/>
                    </a:xfrm>
                    <a:prstGeom prst="rect">
                      <a:avLst/>
                    </a:prstGeom>
                  </pic:spPr>
                </pic:pic>
              </a:graphicData>
            </a:graphic>
          </wp:inline>
        </w:drawing>
      </w:r>
    </w:p>
    <w:p w14:paraId="5EB3C168" w14:textId="77777777" w:rsidR="001568FE" w:rsidRPr="00EF0816" w:rsidRDefault="001568FE" w:rsidP="001568FE">
      <w:pPr>
        <w:pStyle w:val="Napis"/>
      </w:pPr>
      <w:r w:rsidRPr="00EF0816">
        <w:t xml:space="preserve">Slika </w:t>
      </w:r>
      <w:r w:rsidR="00EA4C7A" w:rsidRPr="00016CED">
        <w:fldChar w:fldCharType="begin"/>
      </w:r>
      <w:r w:rsidR="00EA4C7A" w:rsidRPr="00EF0816">
        <w:instrText xml:space="preserve"> SEQ Slika \* ARABIC </w:instrText>
      </w:r>
      <w:r w:rsidR="00EA4C7A" w:rsidRPr="00EF0816">
        <w:rPr>
          <w:rPrChange w:id="571" w:author="Žan Juvan" w:date="2020-04-22T18:18:00Z">
            <w:rPr>
              <w:noProof/>
            </w:rPr>
          </w:rPrChange>
        </w:rPr>
        <w:fldChar w:fldCharType="separate"/>
      </w:r>
      <w:r w:rsidRPr="00EF0816">
        <w:rPr>
          <w:noProof/>
        </w:rPr>
        <w:t>14</w:t>
      </w:r>
      <w:r w:rsidR="00EA4C7A" w:rsidRPr="00016CED">
        <w:rPr>
          <w:noProof/>
        </w:rPr>
        <w:fldChar w:fldCharType="end"/>
      </w:r>
      <w:r w:rsidRPr="00EF0816">
        <w:t xml:space="preserve"> koda za delovanje gumbov</w:t>
      </w:r>
    </w:p>
    <w:p w14:paraId="310FA606" w14:textId="77777777" w:rsidR="001568FE" w:rsidRPr="00EF0816" w:rsidRDefault="001568FE" w:rsidP="001568FE">
      <w:pPr>
        <w:keepNext/>
      </w:pPr>
      <w:r w:rsidRPr="00016CED">
        <w:rPr>
          <w:noProof/>
        </w:rPr>
        <w:drawing>
          <wp:inline distT="0" distB="0" distL="0" distR="0" wp14:anchorId="01F8705B" wp14:editId="32FAFE85">
            <wp:extent cx="2486122" cy="1209676"/>
            <wp:effectExtent l="0" t="0" r="9525"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71022"/>
                    <a:stretch/>
                  </pic:blipFill>
                  <pic:spPr bwMode="auto">
                    <a:xfrm>
                      <a:off x="0" y="0"/>
                      <a:ext cx="2493976" cy="1213497"/>
                    </a:xfrm>
                    <a:prstGeom prst="rect">
                      <a:avLst/>
                    </a:prstGeom>
                    <a:ln>
                      <a:noFill/>
                    </a:ln>
                    <a:extLst>
                      <a:ext uri="{53640926-AAD7-44D8-BBD7-CCE9431645EC}">
                        <a14:shadowObscured xmlns:a14="http://schemas.microsoft.com/office/drawing/2010/main"/>
                      </a:ext>
                    </a:extLst>
                  </pic:spPr>
                </pic:pic>
              </a:graphicData>
            </a:graphic>
          </wp:inline>
        </w:drawing>
      </w:r>
    </w:p>
    <w:p w14:paraId="4060F598" w14:textId="77777777" w:rsidR="001568FE" w:rsidRPr="00EF0816" w:rsidRDefault="001568FE" w:rsidP="001568FE">
      <w:pPr>
        <w:pStyle w:val="Napis"/>
      </w:pPr>
      <w:r w:rsidRPr="00EF0816">
        <w:t xml:space="preserve">Slika </w:t>
      </w:r>
      <w:r w:rsidR="00EA4C7A" w:rsidRPr="00016CED">
        <w:fldChar w:fldCharType="begin"/>
      </w:r>
      <w:r w:rsidR="00EA4C7A" w:rsidRPr="00EF0816">
        <w:instrText xml:space="preserve"> SEQ Slika \* ARABIC </w:instrText>
      </w:r>
      <w:r w:rsidR="00EA4C7A" w:rsidRPr="00EF0816">
        <w:rPr>
          <w:rPrChange w:id="572" w:author="Žan Juvan" w:date="2020-04-22T18:18:00Z">
            <w:rPr>
              <w:noProof/>
            </w:rPr>
          </w:rPrChange>
        </w:rPr>
        <w:fldChar w:fldCharType="separate"/>
      </w:r>
      <w:r w:rsidRPr="00EF0816">
        <w:rPr>
          <w:noProof/>
        </w:rPr>
        <w:t>15</w:t>
      </w:r>
      <w:r w:rsidR="00EA4C7A" w:rsidRPr="00016CED">
        <w:rPr>
          <w:noProof/>
        </w:rPr>
        <w:fldChar w:fldCharType="end"/>
      </w:r>
      <w:r w:rsidRPr="00EF0816">
        <w:t xml:space="preserve"> koda funkcije </w:t>
      </w:r>
      <w:proofErr w:type="spellStart"/>
      <w:r w:rsidRPr="00EF0816">
        <w:t>hideUsAll</w:t>
      </w:r>
      <w:proofErr w:type="spellEnd"/>
    </w:p>
    <w:p w14:paraId="62BA91A6" w14:textId="77777777" w:rsidR="001568FE" w:rsidRPr="00EF0816" w:rsidRDefault="001568FE" w:rsidP="001568FE">
      <w:r w:rsidRPr="00EF0816">
        <w:t>Koda pregleduje če je kateri koli od pogojev veljaven (ali je uporabnik kliknil na gumb ali usmerjevalne puščice).</w:t>
      </w:r>
    </w:p>
    <w:p w14:paraId="2A726772" w14:textId="77777777" w:rsidR="001568FE" w:rsidRPr="00EF0816" w:rsidRDefault="001568FE" w:rsidP="001568FE">
      <w:r w:rsidRPr="00EF0816">
        <w:t>Na začetku se izvede funkcija »</w:t>
      </w:r>
      <w:proofErr w:type="spellStart"/>
      <w:r w:rsidRPr="00EF0816">
        <w:t>HideUsAll</w:t>
      </w:r>
      <w:proofErr w:type="spellEnd"/>
      <w:r w:rsidRPr="00EF0816">
        <w:t>«, ki skrije vse nepotrebne elemente v aplikaciji. Nato pa s pomočjo spodaj prikazane funkcije prikažemo željeno vsebino.</w:t>
      </w:r>
    </w:p>
    <w:p w14:paraId="01F7479A" w14:textId="77777777" w:rsidR="001568FE" w:rsidRPr="00EF0816" w:rsidRDefault="001568FE" w:rsidP="001568FE">
      <w:pPr>
        <w:keepNext/>
      </w:pPr>
      <w:r w:rsidRPr="00016CED">
        <w:rPr>
          <w:noProof/>
        </w:rPr>
        <w:drawing>
          <wp:inline distT="0" distB="0" distL="0" distR="0" wp14:anchorId="6202F548" wp14:editId="2688A825">
            <wp:extent cx="2876550" cy="1085850"/>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6550" cy="1085850"/>
                    </a:xfrm>
                    <a:prstGeom prst="rect">
                      <a:avLst/>
                    </a:prstGeom>
                  </pic:spPr>
                </pic:pic>
              </a:graphicData>
            </a:graphic>
          </wp:inline>
        </w:drawing>
      </w:r>
    </w:p>
    <w:p w14:paraId="0682817E" w14:textId="77777777" w:rsidR="001568FE" w:rsidRPr="00EF0816" w:rsidRDefault="001568FE" w:rsidP="001568FE">
      <w:pPr>
        <w:pStyle w:val="Napis"/>
      </w:pPr>
      <w:r w:rsidRPr="00EF0816">
        <w:t xml:space="preserve">Slika </w:t>
      </w:r>
      <w:r w:rsidR="00EA4C7A" w:rsidRPr="00016CED">
        <w:fldChar w:fldCharType="begin"/>
      </w:r>
      <w:r w:rsidR="00EA4C7A" w:rsidRPr="00EF0816">
        <w:instrText xml:space="preserve"> SEQ Slika \* ARABIC </w:instrText>
      </w:r>
      <w:r w:rsidR="00EA4C7A" w:rsidRPr="00EF0816">
        <w:rPr>
          <w:rPrChange w:id="573" w:author="Žan Juvan" w:date="2020-04-22T18:18:00Z">
            <w:rPr>
              <w:noProof/>
            </w:rPr>
          </w:rPrChange>
        </w:rPr>
        <w:fldChar w:fldCharType="separate"/>
      </w:r>
      <w:r w:rsidRPr="00EF0816">
        <w:rPr>
          <w:noProof/>
        </w:rPr>
        <w:t>16</w:t>
      </w:r>
      <w:r w:rsidR="00EA4C7A" w:rsidRPr="00016CED">
        <w:rPr>
          <w:noProof/>
        </w:rPr>
        <w:fldChar w:fldCharType="end"/>
      </w:r>
      <w:r w:rsidRPr="00EF0816">
        <w:t xml:space="preserve"> koda za delovanje posameznega gumba</w:t>
      </w:r>
    </w:p>
    <w:p w14:paraId="57AE6823" w14:textId="77777777" w:rsidR="001568FE" w:rsidRPr="00EF0816" w:rsidRDefault="001568FE" w:rsidP="001568FE">
      <w:r w:rsidRPr="00EF0816">
        <w:t>».</w:t>
      </w:r>
      <w:proofErr w:type="spellStart"/>
      <w:r w:rsidRPr="00EF0816">
        <w:t>click</w:t>
      </w:r>
      <w:proofErr w:type="spellEnd"/>
      <w:r w:rsidRPr="00EF0816">
        <w:t>« se izvede za vsak klik na gumb, katerega spremlja. V tem primeru gumb 1 oz. icon1.</w:t>
      </w:r>
    </w:p>
    <w:p w14:paraId="58DDDB60" w14:textId="77777777" w:rsidR="001568FE" w:rsidRPr="00EF0816" w:rsidRDefault="001568FE" w:rsidP="001568FE">
      <w:r w:rsidRPr="00EF0816">
        <w:t>Nato skrije vse nepotrebne elemente in prikaže besedilo in platformo za besedilo.</w:t>
      </w:r>
    </w:p>
    <w:p w14:paraId="128E8FC5" w14:textId="64BA7D7E" w:rsidR="005A1C02" w:rsidRPr="00EF0816" w:rsidRDefault="00104BBB">
      <w:pPr>
        <w:pStyle w:val="Naslov2"/>
        <w:ind w:left="567" w:hanging="567"/>
        <w:pPrChange w:id="574" w:author="Timotej Robavs" w:date="2020-03-27T11:49:00Z">
          <w:pPr>
            <w:pStyle w:val="Naslov2"/>
          </w:pPr>
        </w:pPrChange>
      </w:pPr>
      <w:bookmarkStart w:id="575" w:name="_Toc38476359"/>
      <w:r w:rsidRPr="00EF0816">
        <w:lastRenderedPageBreak/>
        <w:t xml:space="preserve">Preusmeritev na </w:t>
      </w:r>
      <w:proofErr w:type="spellStart"/>
      <w:r w:rsidRPr="00EF0816">
        <w:t>Unity</w:t>
      </w:r>
      <w:bookmarkEnd w:id="575"/>
      <w:proofErr w:type="spellEnd"/>
    </w:p>
    <w:p w14:paraId="519E6D09" w14:textId="45627DCF" w:rsidR="00D6267A" w:rsidRPr="00EF0816" w:rsidRDefault="00206B6B" w:rsidP="00783C2C">
      <w:r w:rsidRPr="00EF0816">
        <w:t>Ko smo končali aplikacijo v A-Framu</w:t>
      </w:r>
      <w:ins w:id="576" w:author="Uroš Ocepek" w:date="2019-11-19T15:02:00Z">
        <w:r w:rsidR="00CE04A8" w:rsidRPr="00EF0816">
          <w:t>,</w:t>
        </w:r>
      </w:ins>
      <w:r w:rsidRPr="00EF0816">
        <w:t xml:space="preserve"> smo ugotovili, da ima kar nekaj pomanjkljivosti. </w:t>
      </w:r>
      <w:r w:rsidR="002F7B8E" w:rsidRPr="00EF0816">
        <w:t xml:space="preserve">Glavna pomanjkljivost je bila, da takrat A-Frame ni bil dobro podprt za vse brskalnike, še posebej na mobilnih napravah in je imel težave z najbolj priljubljenem Googlovim </w:t>
      </w:r>
      <w:proofErr w:type="spellStart"/>
      <w:r w:rsidR="002F7B8E" w:rsidRPr="00EF0816">
        <w:t>Chrom</w:t>
      </w:r>
      <w:r w:rsidR="00E11FC6" w:rsidRPr="00EF0816">
        <w:t>om</w:t>
      </w:r>
      <w:proofErr w:type="spellEnd"/>
      <w:r w:rsidR="002F7B8E" w:rsidRPr="00EF0816">
        <w:t>.</w:t>
      </w:r>
      <w:r w:rsidR="00B37681" w:rsidRPr="00EF0816">
        <w:t xml:space="preserve"> Drugo</w:t>
      </w:r>
      <w:ins w:id="577" w:author="Uroš Ocepek" w:date="2019-11-19T15:02:00Z">
        <w:r w:rsidR="008049D0" w:rsidRPr="00EF0816">
          <w:t>,</w:t>
        </w:r>
      </w:ins>
      <w:r w:rsidR="00B37681" w:rsidRPr="00EF0816">
        <w:t xml:space="preserve"> kar nas je zmotilo</w:t>
      </w:r>
      <w:ins w:id="578" w:author="Uroš Ocepek" w:date="2019-11-19T15:02:00Z">
        <w:r w:rsidR="008049D0" w:rsidRPr="00EF0816">
          <w:t>,</w:t>
        </w:r>
      </w:ins>
      <w:r w:rsidR="00B37681" w:rsidRPr="00EF0816">
        <w:t xml:space="preserve"> je bilo, da je bil A-Frame namenjen samo </w:t>
      </w:r>
      <w:r w:rsidR="00EF1BDD" w:rsidRPr="00EF0816">
        <w:t xml:space="preserve">brskalnikom in z njegovo pomočjo </w:t>
      </w:r>
      <w:del w:id="579" w:author="Uroš Ocepek" w:date="2019-11-19T15:02:00Z">
        <w:r w:rsidR="00EF1BDD" w:rsidRPr="00EF0816" w:rsidDel="003D7746">
          <w:delText>nisi mogel</w:delText>
        </w:r>
      </w:del>
      <w:ins w:id="580" w:author="Uroš Ocepek" w:date="2019-11-19T15:02:00Z">
        <w:r w:rsidR="003D7746" w:rsidRPr="00EF0816">
          <w:t>razvijalni ne morejo</w:t>
        </w:r>
      </w:ins>
      <w:r w:rsidR="00EF1BDD" w:rsidRPr="00EF0816">
        <w:t xml:space="preserve"> ustvariti aplikacije </w:t>
      </w:r>
      <w:r w:rsidR="00D6267A" w:rsidRPr="00EF0816">
        <w:t xml:space="preserve">za mobilno napravo ali računalnik. </w:t>
      </w:r>
    </w:p>
    <w:p w14:paraId="1DFAC7F2" w14:textId="6BF08960" w:rsidR="00F85C92" w:rsidRPr="00EF0816" w:rsidRDefault="00D6267A" w:rsidP="00783C2C">
      <w:r w:rsidRPr="00EF0816">
        <w:t>Tako smo začeli raziskovati, kaj bi lahko zamenjal</w:t>
      </w:r>
      <w:del w:id="581" w:author="Uroš Ocepek" w:date="2019-11-19T15:03:00Z">
        <w:r w:rsidRPr="00EF0816" w:rsidDel="003D7746">
          <w:delText>n</w:delText>
        </w:r>
      </w:del>
      <w:r w:rsidRPr="00EF0816">
        <w:t xml:space="preserve">o </w:t>
      </w:r>
      <w:del w:id="582" w:author="Uroš Ocepek" w:date="2019-11-19T15:03:00Z">
        <w:r w:rsidRPr="00EF0816" w:rsidDel="003D7746">
          <w:delText xml:space="preserve">dosedanje </w:delText>
        </w:r>
      </w:del>
      <w:ins w:id="583" w:author="Uroš Ocepek" w:date="2019-11-19T15:03:00Z">
        <w:r w:rsidR="003D7746" w:rsidRPr="00EF0816">
          <w:t xml:space="preserve">trenutno </w:t>
        </w:r>
      </w:ins>
      <w:r w:rsidRPr="00EF0816">
        <w:t xml:space="preserve">orodje. </w:t>
      </w:r>
      <w:del w:id="584" w:author="Uroš Ocepek" w:date="2019-11-19T15:03:00Z">
        <w:r w:rsidRPr="00EF0816" w:rsidDel="005B0B80">
          <w:delText xml:space="preserve">Hitro smo se ustavili pri </w:delText>
        </w:r>
        <w:r w:rsidR="00E218FA" w:rsidRPr="00EF0816" w:rsidDel="005B0B80">
          <w:delText>orodju</w:delText>
        </w:r>
      </w:del>
      <w:ins w:id="585" w:author="Uroš Ocepek" w:date="2019-11-19T15:03:00Z">
        <w:r w:rsidR="005B0B80" w:rsidRPr="00EF0816">
          <w:t xml:space="preserve">Po pregledu </w:t>
        </w:r>
        <w:r w:rsidR="00797086" w:rsidRPr="00EF0816">
          <w:t xml:space="preserve">spletnih strani, ki </w:t>
        </w:r>
        <w:r w:rsidR="00446AB0" w:rsidRPr="00EF0816">
          <w:t xml:space="preserve">opisujejo </w:t>
        </w:r>
      </w:ins>
      <w:ins w:id="586" w:author="Uroš Ocepek" w:date="2019-11-19T15:04:00Z">
        <w:r w:rsidR="00446AB0" w:rsidRPr="00EF0816">
          <w:t xml:space="preserve">recenzije orodij za izdelavo VR-aplikacij, smo izbrali </w:t>
        </w:r>
      </w:ins>
      <w:r w:rsidR="00E218FA" w:rsidRPr="00EF0816">
        <w:t xml:space="preserve"> </w:t>
      </w:r>
      <w:proofErr w:type="spellStart"/>
      <w:r w:rsidR="00E218FA" w:rsidRPr="00EF0816">
        <w:t>Unity</w:t>
      </w:r>
      <w:proofErr w:type="spellEnd"/>
      <w:r w:rsidR="00E218FA" w:rsidRPr="00EF0816">
        <w:t xml:space="preserve"> in </w:t>
      </w:r>
      <w:proofErr w:type="spellStart"/>
      <w:r w:rsidR="00AE6864" w:rsidRPr="00EF0816">
        <w:t>Unreal</w:t>
      </w:r>
      <w:proofErr w:type="spellEnd"/>
      <w:r w:rsidR="00321A25" w:rsidRPr="00EF0816">
        <w:t xml:space="preserve"> </w:t>
      </w:r>
      <w:proofErr w:type="spellStart"/>
      <w:r w:rsidR="00321A25" w:rsidRPr="00EF0816">
        <w:t>Engine</w:t>
      </w:r>
      <w:proofErr w:type="spellEnd"/>
      <w:r w:rsidR="00321A25" w:rsidRPr="00EF0816">
        <w:t xml:space="preserve">. Oba </w:t>
      </w:r>
      <w:ins w:id="587" w:author="Uroš Ocepek" w:date="2019-11-19T15:04:00Z">
        <w:r w:rsidR="00446AB0" w:rsidRPr="00EF0816">
          <w:t xml:space="preserve">orodja </w:t>
        </w:r>
      </w:ins>
      <w:r w:rsidR="00321A25" w:rsidRPr="00EF0816">
        <w:t xml:space="preserve">sta </w:t>
      </w:r>
      <w:del w:id="588" w:author="Uroš Ocepek" w:date="2019-11-19T15:04:00Z">
        <w:r w:rsidR="00321A25" w:rsidRPr="00EF0816" w:rsidDel="00446AB0">
          <w:delText xml:space="preserve">bila orodja sta bolj prepoznavna </w:delText>
        </w:r>
      </w:del>
      <w:ins w:id="589" w:author="Uroš Ocepek" w:date="2019-11-19T15:04:00Z">
        <w:r w:rsidR="00446AB0" w:rsidRPr="00EF0816">
          <w:t xml:space="preserve">značilna </w:t>
        </w:r>
      </w:ins>
      <w:r w:rsidR="00321A25" w:rsidRPr="00EF0816">
        <w:t xml:space="preserve">za izdelavo iger, </w:t>
      </w:r>
      <w:del w:id="590" w:author="Uroš Ocepek" w:date="2019-11-19T15:04:00Z">
        <w:r w:rsidR="00321A25" w:rsidRPr="00EF0816" w:rsidDel="00446AB0">
          <w:delText xml:space="preserve">ampak </w:delText>
        </w:r>
      </w:del>
      <w:ins w:id="591" w:author="Uroš Ocepek" w:date="2019-11-19T15:04:00Z">
        <w:r w:rsidR="00446AB0" w:rsidRPr="00EF0816">
          <w:t xml:space="preserve">vendar </w:t>
        </w:r>
        <w:r w:rsidR="006661DB" w:rsidRPr="00EF0816">
          <w:t>z njim</w:t>
        </w:r>
        <w:r w:rsidR="00446AB0" w:rsidRPr="00EF0816">
          <w:t xml:space="preserve"> </w:t>
        </w:r>
      </w:ins>
      <w:del w:id="592" w:author="Uroš Ocepek" w:date="2019-11-19T15:04:00Z">
        <w:r w:rsidR="00321A25" w:rsidRPr="00EF0816" w:rsidDel="006661DB">
          <w:delText xml:space="preserve">se </w:delText>
        </w:r>
      </w:del>
      <w:r w:rsidR="00321A25" w:rsidRPr="00EF0816">
        <w:t xml:space="preserve">lahko </w:t>
      </w:r>
      <w:del w:id="593" w:author="Uroš Ocepek" w:date="2019-11-19T15:04:00Z">
        <w:r w:rsidR="00321A25" w:rsidRPr="00EF0816" w:rsidDel="006661DB">
          <w:delText xml:space="preserve">z njima </w:delText>
        </w:r>
      </w:del>
      <w:r w:rsidR="00321A25" w:rsidRPr="00EF0816">
        <w:t>ustvari</w:t>
      </w:r>
      <w:ins w:id="594" w:author="Uroš Ocepek" w:date="2019-11-19T15:04:00Z">
        <w:r w:rsidR="006661DB" w:rsidRPr="00EF0816">
          <w:t>mo</w:t>
        </w:r>
      </w:ins>
      <w:r w:rsidR="00321A25" w:rsidRPr="00EF0816">
        <w:t xml:space="preserve"> tudi </w:t>
      </w:r>
      <w:del w:id="595" w:author="Uroš Ocepek" w:date="2019-11-19T15:05:00Z">
        <w:r w:rsidR="00321A25" w:rsidRPr="00EF0816" w:rsidDel="006661DB">
          <w:delText xml:space="preserve">razne </w:delText>
        </w:r>
      </w:del>
      <w:ins w:id="596" w:author="Uroš Ocepek" w:date="2019-11-19T15:05:00Z">
        <w:r w:rsidR="006661DB" w:rsidRPr="00EF0816">
          <w:t>druge</w:t>
        </w:r>
        <w:r w:rsidR="00D255B0" w:rsidRPr="00EF0816">
          <w:t xml:space="preserve"> vrste</w:t>
        </w:r>
        <w:r w:rsidR="006661DB" w:rsidRPr="00EF0816">
          <w:t xml:space="preserve"> </w:t>
        </w:r>
      </w:ins>
      <w:r w:rsidR="00321A25" w:rsidRPr="00EF0816">
        <w:t>aplikacij</w:t>
      </w:r>
      <w:del w:id="597" w:author="Uroš Ocepek" w:date="2019-11-19T15:05:00Z">
        <w:r w:rsidR="00321A25" w:rsidRPr="00EF0816" w:rsidDel="00D255B0">
          <w:delText>e</w:delText>
        </w:r>
      </w:del>
      <w:r w:rsidR="00321A25" w:rsidRPr="00EF0816">
        <w:t>.</w:t>
      </w:r>
      <w:r w:rsidR="00232668" w:rsidRPr="00EF0816">
        <w:t xml:space="preserve"> Težko smo se odločili katerega naj izberemo. Odločilno je bilo, da je bil takrat </w:t>
      </w:r>
      <w:proofErr w:type="spellStart"/>
      <w:r w:rsidR="00366F95" w:rsidRPr="00EF0816">
        <w:t>Unity</w:t>
      </w:r>
      <w:proofErr w:type="spellEnd"/>
      <w:r w:rsidR="00366F95" w:rsidRPr="00EF0816">
        <w:t xml:space="preserve"> </w:t>
      </w:r>
      <w:ins w:id="598" w:author="Uroš Ocepek" w:date="2019-11-19T15:05:00Z">
        <w:r w:rsidR="003D479D" w:rsidRPr="00EF0816">
          <w:t>naj</w:t>
        </w:r>
      </w:ins>
      <w:r w:rsidR="00366F95" w:rsidRPr="00EF0816">
        <w:t xml:space="preserve">bolj podprt za HTC Vive virtualna očala. </w:t>
      </w:r>
    </w:p>
    <w:p w14:paraId="457FF3E7" w14:textId="40F45888" w:rsidR="00104BBB" w:rsidRPr="00EF0816" w:rsidDel="00C21D9B" w:rsidRDefault="004A59CA" w:rsidP="00104BBB">
      <w:pPr>
        <w:rPr>
          <w:del w:id="599" w:author="Žan Juvan" w:date="2020-03-01T10:48:00Z"/>
        </w:rPr>
      </w:pPr>
      <w:r w:rsidRPr="00EF0816">
        <w:t>Preden smo začeli z izdelavo</w:t>
      </w:r>
      <w:ins w:id="600" w:author="Uroš Ocepek" w:date="2019-11-19T15:05:00Z">
        <w:r w:rsidR="003D479D" w:rsidRPr="00EF0816">
          <w:t>,</w:t>
        </w:r>
      </w:ins>
      <w:r w:rsidRPr="00EF0816">
        <w:t xml:space="preserve"> </w:t>
      </w:r>
      <w:r w:rsidR="00BE7BF1" w:rsidRPr="00EF0816">
        <w:t>smo se</w:t>
      </w:r>
      <w:ins w:id="601" w:author="Žan Juvan" w:date="2020-03-01T10:46:00Z">
        <w:r w:rsidR="005F03A3" w:rsidRPr="00EF0816">
          <w:t xml:space="preserve"> na</w:t>
        </w:r>
      </w:ins>
      <w:r w:rsidR="00BE7BF1" w:rsidRPr="00EF0816">
        <w:t xml:space="preserve"> </w:t>
      </w:r>
      <w:del w:id="602" w:author="Žan Juvan" w:date="2020-03-01T10:46:00Z">
        <w:r w:rsidR="00BE7BF1" w:rsidRPr="00EF0816" w:rsidDel="005F03A3">
          <w:delText xml:space="preserve">na </w:delText>
        </w:r>
      </w:del>
      <w:r w:rsidR="00BE7BF1" w:rsidRPr="00EF0816">
        <w:t xml:space="preserve">hitro </w:t>
      </w:r>
      <w:del w:id="603" w:author="Žan Juvan" w:date="2020-03-01T10:46:00Z">
        <w:r w:rsidR="00BE7BF1" w:rsidRPr="00EF0816" w:rsidDel="005F03A3">
          <w:delText>spoznali z</w:delText>
        </w:r>
      </w:del>
      <w:ins w:id="604" w:author="Uroš Ocepek" w:date="2019-11-19T15:05:00Z">
        <w:del w:id="605" w:author="Žan Juvan" w:date="2020-03-01T10:46:00Z">
          <w:r w:rsidR="003D479D" w:rsidRPr="00EF0816" w:rsidDel="005F03A3">
            <w:delText>s</w:delText>
          </w:r>
        </w:del>
      </w:ins>
      <w:ins w:id="606" w:author="Žan Juvan" w:date="2020-03-01T10:46:00Z">
        <w:r w:rsidR="005F03A3" w:rsidRPr="00EF0816">
          <w:t>spoznali</w:t>
        </w:r>
      </w:ins>
      <w:r w:rsidR="00BE7BF1" w:rsidRPr="00EF0816">
        <w:t xml:space="preserve"> s</w:t>
      </w:r>
      <w:ins w:id="607" w:author="Žan Juvan" w:date="2020-03-01T10:47:00Z">
        <w:r w:rsidR="005F03A3" w:rsidRPr="00EF0816">
          <w:t xml:space="preserve"> s</w:t>
        </w:r>
      </w:ins>
      <w:r w:rsidR="00BE7BF1" w:rsidRPr="00EF0816">
        <w:t xml:space="preserve">amim orodjem in </w:t>
      </w:r>
      <w:r w:rsidR="00FB5A06" w:rsidRPr="00EF0816">
        <w:t xml:space="preserve">se ga naučili uporabljati. </w:t>
      </w:r>
      <w:r w:rsidR="003D19E7" w:rsidRPr="00EF0816">
        <w:t>Prva težava je bila, da še nismo nikoli programirali v jeziku</w:t>
      </w:r>
      <w:r w:rsidR="00D858DF" w:rsidRPr="00EF0816">
        <w:t xml:space="preserve">, ki ga uporablja </w:t>
      </w:r>
      <w:proofErr w:type="spellStart"/>
      <w:r w:rsidR="00D858DF" w:rsidRPr="00EF0816">
        <w:t>Unity</w:t>
      </w:r>
      <w:proofErr w:type="spellEnd"/>
      <w:r w:rsidR="00D858DF" w:rsidRPr="00EF0816">
        <w:t xml:space="preserve"> in</w:t>
      </w:r>
      <w:r w:rsidR="00D152EF" w:rsidRPr="00EF0816">
        <w:t xml:space="preserve"> v učnem</w:t>
      </w:r>
      <w:del w:id="608" w:author="Uroš Ocepek" w:date="2019-11-19T15:05:00Z">
        <w:r w:rsidR="00D152EF" w:rsidRPr="00EF0816" w:rsidDel="003D479D">
          <w:delText xml:space="preserve"> kurikulumu</w:delText>
        </w:r>
      </w:del>
      <w:ins w:id="609" w:author="Uroš Ocepek" w:date="2019-11-19T15:05:00Z">
        <w:r w:rsidR="003D479D" w:rsidRPr="00EF0816">
          <w:t xml:space="preserve"> načrtu</w:t>
        </w:r>
      </w:ins>
      <w:r w:rsidR="00D152EF" w:rsidRPr="00EF0816">
        <w:t xml:space="preserve"> pa ni predviden. Zato smo se</w:t>
      </w:r>
      <w:r w:rsidR="00BB711E" w:rsidRPr="00EF0816">
        <w:t xml:space="preserve"> ga morali naučiti. Pri tem so nam pomagali starejši dijaki in seveda tudi profesorja</w:t>
      </w:r>
      <w:r w:rsidR="00156349" w:rsidRPr="00EF0816">
        <w:t xml:space="preserve"> za računalništvo</w:t>
      </w:r>
      <w:r w:rsidR="00BB711E" w:rsidRPr="00EF0816">
        <w:t>.</w:t>
      </w:r>
      <w:r w:rsidR="00156349" w:rsidRPr="00EF0816">
        <w:t xml:space="preserve"> </w:t>
      </w:r>
      <w:r w:rsidR="00D858DF" w:rsidRPr="00EF0816">
        <w:t xml:space="preserve"> </w:t>
      </w:r>
    </w:p>
    <w:p w14:paraId="188B5148" w14:textId="28B5C95A" w:rsidR="00081913" w:rsidRPr="00EF0816" w:rsidRDefault="00081913" w:rsidP="453C0139"/>
    <w:p w14:paraId="1E836AA1" w14:textId="110C089E" w:rsidR="00545793" w:rsidRPr="00EF0816" w:rsidDel="007A514B" w:rsidRDefault="00545793" w:rsidP="453C0139">
      <w:pPr>
        <w:rPr>
          <w:ins w:id="610" w:author="Gostujoči uporabniki" w:date="2020-02-08T09:50:00Z"/>
          <w:del w:id="611" w:author="Žan Juvan" w:date="2020-03-10T07:04:00Z"/>
        </w:rPr>
      </w:pPr>
      <w:commentRangeStart w:id="612"/>
      <w:del w:id="613" w:author="Žan Juvan" w:date="2020-03-10T07:04:00Z">
        <w:r w:rsidRPr="00EF0816" w:rsidDel="007A514B">
          <w:delText xml:space="preserve">Se </w:delText>
        </w:r>
      </w:del>
      <w:ins w:id="614" w:author="Žan Juvan" w:date="2020-03-10T07:04:00Z">
        <w:r w:rsidR="007A514B" w:rsidRPr="00EF0816">
          <w:t xml:space="preserve">Aplikacijo smo nato razdelili na štiri dele (VR za HTC Vive, Windows za namizne računalnike, Android za mobilne naprave ter </w:t>
        </w:r>
      </w:ins>
      <w:ins w:id="615" w:author="Žan Juvan" w:date="2020-04-22T17:59:00Z">
        <w:r w:rsidR="002D7B26" w:rsidRPr="00EF0816">
          <w:t>spletne</w:t>
        </w:r>
      </w:ins>
      <w:ins w:id="616" w:author="Žan Juvan" w:date="2020-03-10T07:04:00Z">
        <w:r w:rsidR="007A514B" w:rsidRPr="00EF0816">
          <w:t xml:space="preserve"> preko </w:t>
        </w:r>
        <w:proofErr w:type="spellStart"/>
        <w:r w:rsidR="007A514B" w:rsidRPr="00EF0816">
          <w:t>WebGL</w:t>
        </w:r>
        <w:proofErr w:type="spellEnd"/>
        <w:r w:rsidR="007A514B" w:rsidRPr="00EF0816">
          <w:t xml:space="preserve"> za uporabo na spletu).</w:t>
        </w:r>
      </w:ins>
      <w:del w:id="617" w:author="Žan Juvan" w:date="2020-03-10T07:04:00Z">
        <w:r w:rsidRPr="00EF0816" w:rsidDel="007A514B">
          <w:delText>nadaljuje….</w:delText>
        </w:r>
        <w:commentRangeEnd w:id="612"/>
        <w:r w:rsidRPr="00EF0816" w:rsidDel="007A514B">
          <w:rPr>
            <w:rStyle w:val="Pripombasklic"/>
          </w:rPr>
          <w:commentReference w:id="612"/>
        </w:r>
      </w:del>
    </w:p>
    <w:p w14:paraId="523E3DA4" w14:textId="19D82AE5" w:rsidR="0AD0B239" w:rsidRPr="00EF0816" w:rsidRDefault="0AD0B239" w:rsidP="659C3274">
      <w:pPr>
        <w:rPr>
          <w:ins w:id="618" w:author="Gostujoči uporabniki" w:date="2020-02-08T09:52:00Z"/>
        </w:rPr>
      </w:pPr>
      <w:ins w:id="619" w:author="Gostujoči uporabniki" w:date="2020-02-08T09:50:00Z">
        <w:del w:id="620" w:author="Žan Juvan" w:date="2020-03-10T07:04:00Z">
          <w:r w:rsidRPr="00EF0816" w:rsidDel="007A514B">
            <w:delText>Aplikacijo smo nato r</w:delText>
          </w:r>
        </w:del>
      </w:ins>
      <w:ins w:id="621" w:author="Gostujoči uporabniki" w:date="2020-02-08T09:52:00Z">
        <w:del w:id="622" w:author="Žan Juvan" w:date="2020-03-10T07:04:00Z">
          <w:r w:rsidR="6B7A1493" w:rsidRPr="00EF0816" w:rsidDel="007A514B">
            <w:delText>a</w:delText>
          </w:r>
        </w:del>
      </w:ins>
      <w:ins w:id="623" w:author="Gostujoči uporabniki" w:date="2020-02-08T09:50:00Z">
        <w:del w:id="624" w:author="Žan Juvan" w:date="2020-03-10T07:04:00Z">
          <w:r w:rsidRPr="00EF0816" w:rsidDel="007A514B">
            <w:delText>zdelili na štiri dele (VR za</w:delText>
          </w:r>
        </w:del>
      </w:ins>
      <w:ins w:id="625" w:author="Gostujoči uporabniki" w:date="2020-02-08T09:51:00Z">
        <w:del w:id="626" w:author="Žan Juvan" w:date="2020-03-10T07:04:00Z">
          <w:r w:rsidRPr="00EF0816" w:rsidDel="007A514B">
            <w:delText xml:space="preserve"> HTC Vive, Windows za namizne računalnike, Android za mobilne naprave</w:delText>
          </w:r>
          <w:r w:rsidR="1D582F05" w:rsidRPr="00EF0816" w:rsidDel="007A514B">
            <w:delText xml:space="preserve"> ter Web preko WebGL za uporabo </w:delText>
          </w:r>
        </w:del>
      </w:ins>
      <w:ins w:id="627" w:author="Gostujoči uporabniki" w:date="2020-02-08T09:52:00Z">
        <w:del w:id="628" w:author="Žan Juvan" w:date="2020-03-10T07:04:00Z">
          <w:r w:rsidR="1D582F05" w:rsidRPr="00EF0816" w:rsidDel="007A514B">
            <w:delText>na spletu</w:delText>
          </w:r>
          <w:r w:rsidR="0757A2DD" w:rsidRPr="00EF0816" w:rsidDel="007A514B">
            <w:delText>)</w:delText>
          </w:r>
          <w:r w:rsidR="1D582F05" w:rsidRPr="00EF0816" w:rsidDel="007A514B">
            <w:delText>.</w:delText>
          </w:r>
        </w:del>
      </w:ins>
    </w:p>
    <w:p w14:paraId="75DB1D42" w14:textId="32EFCD9B" w:rsidR="0002461A" w:rsidRPr="00EF0816" w:rsidRDefault="504CEE9C" w:rsidP="659C3274">
      <w:pPr>
        <w:rPr>
          <w:ins w:id="629" w:author="Žan Juvan" w:date="2020-03-02T07:43:00Z"/>
        </w:rPr>
      </w:pPr>
      <w:ins w:id="630" w:author="Gostujoči uporabniki" w:date="2020-02-08T09:52:00Z">
        <w:r w:rsidRPr="00EF0816">
          <w:t>Ti deli so si bili po večini podobni, saj so morali prikazovati</w:t>
        </w:r>
      </w:ins>
      <w:ins w:id="631" w:author="Gostujoči uporabniki" w:date="2020-02-08T09:53:00Z">
        <w:r w:rsidRPr="00EF0816">
          <w:t xml:space="preserve"> enako vsebino</w:t>
        </w:r>
        <w:r w:rsidR="5C4BA76A" w:rsidRPr="00EF0816">
          <w:t xml:space="preserve">. Največje razlike so bile med </w:t>
        </w:r>
      </w:ins>
      <w:ins w:id="632" w:author="Gostujoči uporabniki" w:date="2020-02-08T09:54:00Z">
        <w:r w:rsidR="5F6D132E" w:rsidRPr="00EF0816">
          <w:t>aplikacijo</w:t>
        </w:r>
      </w:ins>
      <w:ins w:id="633" w:author="Gostujoči uporabniki" w:date="2020-02-08T09:53:00Z">
        <w:r w:rsidR="5C4BA76A" w:rsidRPr="00EF0816">
          <w:t xml:space="preserve"> za HTC Vive ter Andr</w:t>
        </w:r>
      </w:ins>
      <w:ins w:id="634" w:author="Gostujoči uporabniki" w:date="2020-02-08T09:54:00Z">
        <w:r w:rsidR="5C4BA76A" w:rsidRPr="00EF0816">
          <w:t>oid, saj uporabljata zelo različne načine dostopa. Pri Android smo morali</w:t>
        </w:r>
        <w:r w:rsidR="4B45659C" w:rsidRPr="00EF0816">
          <w:t xml:space="preserve"> </w:t>
        </w:r>
      </w:ins>
      <w:ins w:id="635" w:author="Gostujoči uporabniki" w:date="2020-02-08T09:55:00Z">
        <w:r w:rsidR="4B45659C" w:rsidRPr="00EF0816">
          <w:t>narediti upravljanje aplikacije s pogledom, med tem</w:t>
        </w:r>
      </w:ins>
      <w:ins w:id="636" w:author="Gostujoči uporabniki" w:date="2020-02-08T09:56:00Z">
        <w:r w:rsidR="71454B18" w:rsidRPr="00EF0816">
          <w:t xml:space="preserve">, ko smo morali za HTC  Vive nastaviti </w:t>
        </w:r>
        <w:proofErr w:type="spellStart"/>
        <w:r w:rsidR="71454B18" w:rsidRPr="00EF0816">
          <w:t>kontrolerje</w:t>
        </w:r>
        <w:proofErr w:type="spellEnd"/>
        <w:r w:rsidR="71454B18" w:rsidRPr="00EF0816">
          <w:t xml:space="preserve">, da so pravilno delovali in še pogled za premikanje(vrtenje) </w:t>
        </w:r>
      </w:ins>
      <w:ins w:id="637" w:author="Gostujoči uporabniki" w:date="2020-02-08T09:57:00Z">
        <w:r w:rsidR="71454B18" w:rsidRPr="00EF0816">
          <w:t>v aplikaci</w:t>
        </w:r>
        <w:r w:rsidR="6EC35DF5" w:rsidRPr="00EF0816">
          <w:t>ji.</w:t>
        </w:r>
      </w:ins>
      <w:ins w:id="638" w:author="Žan Juvan" w:date="2020-03-01T10:51:00Z">
        <w:r w:rsidR="008F4052" w:rsidRPr="00EF0816">
          <w:t xml:space="preserve"> </w:t>
        </w:r>
      </w:ins>
      <w:ins w:id="639" w:author="Žan Juvan" w:date="2020-03-01T10:50:00Z">
        <w:r w:rsidR="00572335" w:rsidRPr="00EF0816">
          <w:t xml:space="preserve">Najmanj razlik je bilo med aplikacijo </w:t>
        </w:r>
        <w:r w:rsidR="008F4052" w:rsidRPr="00EF0816">
          <w:t xml:space="preserve">na </w:t>
        </w:r>
      </w:ins>
      <w:ins w:id="640" w:author="Žan Juvan" w:date="2020-03-01T10:51:00Z">
        <w:r w:rsidR="008F4052" w:rsidRPr="00EF0816">
          <w:t>spletu</w:t>
        </w:r>
      </w:ins>
      <w:ins w:id="641" w:author="Žan Juvan" w:date="2020-03-01T10:50:00Z">
        <w:r w:rsidR="008F4052" w:rsidRPr="00EF0816">
          <w:t xml:space="preserve"> in aplikacijo za Windows, </w:t>
        </w:r>
      </w:ins>
      <w:ins w:id="642" w:author="Žan Juvan" w:date="2020-03-01T10:51:00Z">
        <w:r w:rsidR="008F4052" w:rsidRPr="00EF0816">
          <w:t xml:space="preserve">saj so se razlikovale le v gumbu, ki ga je imela Windows aplikacija, </w:t>
        </w:r>
      </w:ins>
      <w:ins w:id="643" w:author="Žan Juvan" w:date="2020-03-01T10:53:00Z">
        <w:r w:rsidR="000A6DA9" w:rsidRPr="00EF0816">
          <w:t>ki je omogočal ugasnitev aplikacije</w:t>
        </w:r>
      </w:ins>
      <w:ins w:id="644" w:author="Žan Juvan" w:date="2020-04-22T18:06:00Z">
        <w:r w:rsidR="00025A77" w:rsidRPr="00EF0816">
          <w:t xml:space="preserve"> </w:t>
        </w:r>
      </w:ins>
      <w:ins w:id="645" w:author="Žan Juvan" w:date="2020-03-01T10:53:00Z">
        <w:r w:rsidR="000A6DA9" w:rsidRPr="00EF0816">
          <w:t xml:space="preserve">. </w:t>
        </w:r>
      </w:ins>
    </w:p>
    <w:p w14:paraId="0ACBDD7A" w14:textId="4CD55D49" w:rsidR="00541140" w:rsidRPr="00EF0816" w:rsidRDefault="00813C55">
      <w:pPr>
        <w:pStyle w:val="Naslov2"/>
        <w:ind w:left="567" w:hanging="567"/>
        <w:rPr>
          <w:ins w:id="646" w:author="Žan Juvan" w:date="2020-03-02T07:43:00Z"/>
        </w:rPr>
        <w:pPrChange w:id="647" w:author="Timotej Robavs" w:date="2020-03-27T11:49:00Z">
          <w:pPr>
            <w:pStyle w:val="Naslov2"/>
          </w:pPr>
        </w:pPrChange>
      </w:pPr>
      <w:bookmarkStart w:id="648" w:name="_Toc38476360"/>
      <w:r w:rsidRPr="00016CED">
        <w:rPr>
          <w:noProof/>
        </w:rPr>
        <mc:AlternateContent>
          <mc:Choice Requires="wpg">
            <w:drawing>
              <wp:anchor distT="0" distB="0" distL="114300" distR="114300" simplePos="0" relativeHeight="251653632" behindDoc="0" locked="0" layoutInCell="1" allowOverlap="1" wp14:anchorId="6FE09A90" wp14:editId="6C01A19F">
                <wp:simplePos x="0" y="0"/>
                <wp:positionH relativeFrom="column">
                  <wp:posOffset>3599815</wp:posOffset>
                </wp:positionH>
                <wp:positionV relativeFrom="paragraph">
                  <wp:posOffset>224155</wp:posOffset>
                </wp:positionV>
                <wp:extent cx="2714625" cy="2670175"/>
                <wp:effectExtent l="0" t="0" r="9525" b="0"/>
                <wp:wrapSquare wrapText="bothSides"/>
                <wp:docPr id="2" name="Skupina 2"/>
                <wp:cNvGraphicFramePr/>
                <a:graphic xmlns:a="http://schemas.openxmlformats.org/drawingml/2006/main">
                  <a:graphicData uri="http://schemas.microsoft.com/office/word/2010/wordprocessingGroup">
                    <wpg:wgp>
                      <wpg:cNvGrpSpPr/>
                      <wpg:grpSpPr>
                        <a:xfrm>
                          <a:off x="0" y="0"/>
                          <a:ext cx="2714625" cy="2670175"/>
                          <a:chOff x="0" y="0"/>
                          <a:chExt cx="3068320" cy="2860329"/>
                        </a:xfrm>
                      </wpg:grpSpPr>
                      <pic:pic xmlns:pic="http://schemas.openxmlformats.org/drawingml/2006/picture">
                        <pic:nvPicPr>
                          <pic:cNvPr id="4" name="Slika 4"/>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68320" cy="2534920"/>
                          </a:xfrm>
                          <a:prstGeom prst="rect">
                            <a:avLst/>
                          </a:prstGeom>
                          <a:noFill/>
                          <a:ln>
                            <a:noFill/>
                          </a:ln>
                        </pic:spPr>
                      </pic:pic>
                      <wps:wsp>
                        <wps:cNvPr id="17" name="Polje z besedilom 17"/>
                        <wps:cNvSpPr txBox="1"/>
                        <wps:spPr>
                          <a:xfrm>
                            <a:off x="0" y="2601884"/>
                            <a:ext cx="3068320" cy="258445"/>
                          </a:xfrm>
                          <a:prstGeom prst="rect">
                            <a:avLst/>
                          </a:prstGeom>
                          <a:solidFill>
                            <a:prstClr val="white"/>
                          </a:solidFill>
                          <a:ln>
                            <a:noFill/>
                          </a:ln>
                        </wps:spPr>
                        <wps:txbx>
                          <w:txbxContent>
                            <w:p w14:paraId="30A616BA" w14:textId="380E7BAE" w:rsidR="008F0049" w:rsidRPr="00203B30" w:rsidRDefault="008F0049">
                              <w:pPr>
                                <w:pStyle w:val="Napis"/>
                                <w:jc w:val="center"/>
                                <w:rPr>
                                  <w:noProof/>
                                </w:rPr>
                                <w:pPrChange w:id="649" w:author="Žan Juvan" w:date="2020-03-01T20:43:00Z">
                                  <w:pPr>
                                    <w:pStyle w:val="Naslov3"/>
                                  </w:pPr>
                                </w:pPrChange>
                              </w:pPr>
                              <w:bookmarkStart w:id="650" w:name="_Toc34025789"/>
                              <w:ins w:id="651" w:author="Žan Juvan" w:date="2020-03-01T20:43:00Z">
                                <w:r>
                                  <w:t xml:space="preserve">Slika </w:t>
                                </w:r>
                                <w:r>
                                  <w:fldChar w:fldCharType="begin"/>
                                </w:r>
                                <w:r>
                                  <w:instrText xml:space="preserve"> SEQ Slika \* ARABIC </w:instrText>
                                </w:r>
                              </w:ins>
                              <w:r>
                                <w:fldChar w:fldCharType="separate"/>
                              </w:r>
                              <w:r>
                                <w:rPr>
                                  <w:noProof/>
                                </w:rPr>
                                <w:t>9</w:t>
                              </w:r>
                              <w:ins w:id="652" w:author="Žan Juvan" w:date="2020-03-01T20:43:00Z">
                                <w:r>
                                  <w:fldChar w:fldCharType="end"/>
                                </w:r>
                                <w:r>
                                  <w:t>: Koda za pogled Windows in spletna aplikacija</w:t>
                                </w:r>
                              </w:ins>
                              <w:bookmarkEnd w:id="6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E09A90" id="Skupina 2" o:spid="_x0000_s1034" style="position:absolute;left:0;text-align:left;margin-left:283.45pt;margin-top:17.65pt;width:213.75pt;height:210.25pt;z-index:251653632;mso-position-horizontal-relative:text;mso-position-vertical-relative:text;mso-width-relative:margin;mso-height-relative:margin" coordsize="30683,28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">
                <v:shape id="Slika 4" o:spid="_x0000_s1035" type="#_x0000_t75" style="position:absolute;width:30683;height:25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">
                  <v:imagedata r:id="rId28" o:title=""/>
                </v:shape>
                <v:shapetype id="_x0000_t202" coordsize="21600,21600" o:spt="202" path="m,l,21600r21600,l21600,xe">
                  <v:stroke joinstyle="miter"/>
                  <v:path gradientshapeok="t" o:connecttype="rect"/>
                </v:shapetype>
                <v:shape id="Polje z besedilom 17" o:spid="_x0000_s1036" type="#_x0000_t202" style="position:absolute;top:26018;width:3068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30A616BA" w14:textId="380E7BAE" w:rsidR="008F0049" w:rsidRPr="00203B30" w:rsidRDefault="008F0049">
                        <w:pPr>
                          <w:pStyle w:val="Napis"/>
                          <w:jc w:val="center"/>
                          <w:rPr>
                            <w:noProof/>
                          </w:rPr>
                          <w:pPrChange w:id="653" w:author="Žan Juvan" w:date="2020-03-01T20:43:00Z">
                            <w:pPr>
                              <w:pStyle w:val="Naslov3"/>
                            </w:pPr>
                          </w:pPrChange>
                        </w:pPr>
                        <w:bookmarkStart w:id="654" w:name="_Toc34025789"/>
                        <w:ins w:id="655" w:author="Žan Juvan" w:date="2020-03-01T20:43:00Z">
                          <w:r>
                            <w:t xml:space="preserve">Slika </w:t>
                          </w:r>
                          <w:r>
                            <w:fldChar w:fldCharType="begin"/>
                          </w:r>
                          <w:r>
                            <w:instrText xml:space="preserve"> SEQ Slika \* ARABIC </w:instrText>
                          </w:r>
                        </w:ins>
                        <w:r>
                          <w:fldChar w:fldCharType="separate"/>
                        </w:r>
                        <w:r>
                          <w:rPr>
                            <w:noProof/>
                          </w:rPr>
                          <w:t>9</w:t>
                        </w:r>
                        <w:ins w:id="656" w:author="Žan Juvan" w:date="2020-03-01T20:43:00Z">
                          <w:r>
                            <w:fldChar w:fldCharType="end"/>
                          </w:r>
                          <w:r>
                            <w:t>: Koda za pogled Windows in spletna aplikacija</w:t>
                          </w:r>
                        </w:ins>
                        <w:bookmarkEnd w:id="654"/>
                      </w:p>
                    </w:txbxContent>
                  </v:textbox>
                </v:shape>
                <w10:wrap type="square"/>
              </v:group>
            </w:pict>
          </mc:Fallback>
        </mc:AlternateContent>
      </w:r>
      <w:ins w:id="657" w:author="Žan Juvan" w:date="2020-03-02T07:43:00Z">
        <w:r w:rsidR="00541140" w:rsidRPr="00EF0816">
          <w:t xml:space="preserve">Podrobnejši opis kode </w:t>
        </w:r>
      </w:ins>
      <w:r w:rsidR="008B021B" w:rsidRPr="00EF0816">
        <w:t xml:space="preserve">za </w:t>
      </w:r>
      <w:proofErr w:type="spellStart"/>
      <w:r w:rsidR="008B021B" w:rsidRPr="00EF0816">
        <w:t>Unity</w:t>
      </w:r>
      <w:bookmarkEnd w:id="648"/>
      <w:proofErr w:type="spellEnd"/>
    </w:p>
    <w:p w14:paraId="631D24A4" w14:textId="2549CB09" w:rsidR="00541140" w:rsidRPr="00EF0816" w:rsidRDefault="00431966">
      <w:ins w:id="658" w:author="Žan Juvan" w:date="2020-04-22T18:12:00Z">
        <w:r w:rsidRPr="00EF0816">
          <w:t xml:space="preserve">Aplikacija je razdeljena na tri del </w:t>
        </w:r>
      </w:ins>
      <w:ins w:id="659" w:author="Žan Juvan" w:date="2020-04-22T18:13:00Z">
        <w:r w:rsidR="00F25423" w:rsidRPr="00EF0816">
          <w:t>računalnik, splet in mobilna aplikacija</w:t>
        </w:r>
        <w:r w:rsidR="00813C55" w:rsidRPr="00EF0816">
          <w:t xml:space="preserve">, kar nam je še dodatno otežilo delo pri izdelavi same aplikacije. </w:t>
        </w:r>
      </w:ins>
      <w:customXmlInsRangeStart w:id="660" w:author="Žan Juvan" w:date="2020-04-22T19:15:00Z"/>
      <w:sdt>
        <w:sdtPr>
          <w:id w:val="-1012136527"/>
          <w:citation/>
        </w:sdtPr>
        <w:sdtEndPr/>
        <w:sdtContent>
          <w:customXmlInsRangeEnd w:id="660"/>
          <w:ins w:id="661" w:author="Žan Juvan" w:date="2020-04-22T19:15:00Z">
            <w:r w:rsidR="00A8688E">
              <w:fldChar w:fldCharType="begin"/>
            </w:r>
            <w:r w:rsidR="00A8688E">
              <w:instrText xml:space="preserve"> CITATION Hel \l 1060 </w:instrText>
            </w:r>
          </w:ins>
          <w:r w:rsidR="00A8688E">
            <w:fldChar w:fldCharType="separate"/>
          </w:r>
          <w:ins w:id="662" w:author="Žan Juvan" w:date="2020-04-22T19:15:00Z">
            <w:r w:rsidR="00A8688E" w:rsidRPr="00A8688E">
              <w:rPr>
                <w:noProof/>
                <w:rPrChange w:id="663" w:author="Žan Juvan" w:date="2020-04-22T19:15:00Z">
                  <w:rPr>
                    <w:rFonts w:eastAsia="Times New Roman"/>
                  </w:rPr>
                </w:rPrChange>
              </w:rPr>
              <w:t>[2]</w:t>
            </w:r>
            <w:r w:rsidR="00A8688E">
              <w:fldChar w:fldCharType="end"/>
            </w:r>
          </w:ins>
          <w:customXmlInsRangeStart w:id="664" w:author="Žan Juvan" w:date="2020-04-22T19:15:00Z"/>
        </w:sdtContent>
      </w:sdt>
      <w:customXmlInsRangeEnd w:id="664"/>
      <w:ins w:id="665" w:author="Žan Juvan" w:date="2020-04-22T18:13:00Z">
        <w:r w:rsidR="00F25423" w:rsidRPr="00EF0816">
          <w:t xml:space="preserve"> </w:t>
        </w:r>
      </w:ins>
    </w:p>
    <w:p w14:paraId="1818F5C8" w14:textId="7D375426" w:rsidR="0002461A" w:rsidRPr="00EF0816" w:rsidRDefault="0002461A" w:rsidP="00E74585">
      <w:pPr>
        <w:pStyle w:val="Naslov3"/>
        <w:numPr>
          <w:ilvl w:val="2"/>
          <w:numId w:val="3"/>
        </w:numPr>
        <w:rPr>
          <w:ins w:id="666" w:author="Žan Juvan" w:date="2020-03-01T18:28:00Z"/>
        </w:rPr>
      </w:pPr>
      <w:bookmarkStart w:id="667" w:name="_Toc38476361"/>
      <w:ins w:id="668" w:author="Žan Juvan" w:date="2020-03-01T18:23:00Z">
        <w:r w:rsidRPr="00EF0816">
          <w:t>Pogled</w:t>
        </w:r>
      </w:ins>
      <w:bookmarkEnd w:id="667"/>
    </w:p>
    <w:p w14:paraId="5D137522" w14:textId="1718FC8B" w:rsidR="008B466E" w:rsidRPr="00EF0816" w:rsidRDefault="0006017E" w:rsidP="008B466E">
      <w:pPr>
        <w:rPr>
          <w:ins w:id="669" w:author="Žan Juvan" w:date="2020-03-01T19:16:00Z"/>
        </w:rPr>
      </w:pPr>
      <w:ins w:id="670" w:author="Žan Juvan" w:date="2020-03-01T18:28:00Z">
        <w:r w:rsidRPr="00EF0816">
          <w:t>Skripta se uporablja za</w:t>
        </w:r>
      </w:ins>
      <w:ins w:id="671" w:author="Žan Juvan" w:date="2020-03-01T19:02:00Z">
        <w:r w:rsidR="00516314" w:rsidRPr="00EF0816">
          <w:t xml:space="preserve"> usmerjanje pogleda s pomočjo miške.</w:t>
        </w:r>
      </w:ins>
      <w:ins w:id="672" w:author="Žan Juvan" w:date="2020-03-01T19:15:00Z">
        <w:r w:rsidR="00AE20FF" w:rsidRPr="00EF0816">
          <w:t xml:space="preserve"> S pomočjo prvih dveh spremenljivk lahko spreminjamo hitrost </w:t>
        </w:r>
        <w:r w:rsidR="00A83C3C" w:rsidRPr="00EF0816">
          <w:t xml:space="preserve">horizontalnega in vertikalnega </w:t>
        </w:r>
      </w:ins>
      <w:ins w:id="673" w:author="Žan Juvan" w:date="2020-03-01T19:16:00Z">
        <w:r w:rsidR="00A83C3C" w:rsidRPr="00EF0816">
          <w:t xml:space="preserve">premikanja. </w:t>
        </w:r>
      </w:ins>
    </w:p>
    <w:p w14:paraId="0EB66610" w14:textId="3A4A7044" w:rsidR="00AC76E1" w:rsidRPr="00EF0816" w:rsidRDefault="00AC76E1" w:rsidP="008B466E">
      <w:pPr>
        <w:rPr>
          <w:ins w:id="674" w:author="Žan Juvan" w:date="2020-03-01T19:20:00Z"/>
        </w:rPr>
      </w:pPr>
      <w:ins w:id="675" w:author="Žan Juvan" w:date="2020-03-01T19:16:00Z">
        <w:r w:rsidRPr="00EF0816">
          <w:t>Ob pritisku leve tipke na miški in nato premaknemo miško, da</w:t>
        </w:r>
      </w:ins>
      <w:ins w:id="676" w:author="Žan Juvan" w:date="2020-03-01T19:17:00Z">
        <w:r w:rsidRPr="00EF0816">
          <w:t xml:space="preserve"> se nam pogled premakne.</w:t>
        </w:r>
        <w:r w:rsidR="007A28B8" w:rsidRPr="00EF0816">
          <w:t xml:space="preserve"> Z pomočjo desne tipke na miški </w:t>
        </w:r>
        <w:r w:rsidR="007F0304" w:rsidRPr="00EF0816">
          <w:t>pa nas pošlje na izhodiščno pozicijo</w:t>
        </w:r>
      </w:ins>
      <w:ins w:id="677" w:author="Žan Juvan" w:date="2020-03-01T19:18:00Z">
        <w:r w:rsidR="007F0304" w:rsidRPr="00EF0816">
          <w:t>, kjer smo začeli.</w:t>
        </w:r>
      </w:ins>
    </w:p>
    <w:p w14:paraId="00FB4365" w14:textId="3D8ADBA7" w:rsidR="00545793" w:rsidRPr="00EF0816" w:rsidRDefault="00A76A63">
      <w:pPr>
        <w:rPr>
          <w:ins w:id="678" w:author="Žan Juvan" w:date="2020-03-01T10:52:00Z"/>
        </w:rPr>
      </w:pPr>
      <w:ins w:id="679" w:author="Žan Juvan" w:date="2020-03-01T19:20:00Z">
        <w:r w:rsidRPr="00EF0816">
          <w:t xml:space="preserve">Pri </w:t>
        </w:r>
      </w:ins>
      <w:ins w:id="680" w:author="Žan Juvan" w:date="2020-03-01T19:21:00Z">
        <w:r w:rsidR="00A8727E" w:rsidRPr="00EF0816">
          <w:t xml:space="preserve">aplikaciji za virtualna očala nam ni bilo potrebno posebej pisati kode saj nam jo samodejno ponudi že </w:t>
        </w:r>
      </w:ins>
      <w:ins w:id="681" w:author="Žan Juvan" w:date="2020-03-01T19:22:00Z">
        <w:r w:rsidR="00647EE6" w:rsidRPr="00EF0816">
          <w:t xml:space="preserve">dodatek </w:t>
        </w:r>
        <w:proofErr w:type="spellStart"/>
        <w:r w:rsidR="00647EE6" w:rsidRPr="00EF0816">
          <w:t>SteamVR</w:t>
        </w:r>
      </w:ins>
      <w:proofErr w:type="spellEnd"/>
      <w:ins w:id="682" w:author="Žan Juvan" w:date="2020-03-01T19:23:00Z">
        <w:r w:rsidR="00224AC3" w:rsidRPr="00EF0816">
          <w:t>.</w:t>
        </w:r>
      </w:ins>
      <w:ins w:id="683" w:author="Žan Juvan" w:date="2020-03-01T19:22:00Z">
        <w:r w:rsidR="00647EE6" w:rsidRPr="00EF0816">
          <w:t xml:space="preserve"> </w:t>
        </w:r>
      </w:ins>
    </w:p>
    <w:p w14:paraId="2288ACDF" w14:textId="03BE7ACD" w:rsidR="00423A6B" w:rsidRPr="00EF0816" w:rsidRDefault="00423A6B">
      <w:pPr>
        <w:spacing w:line="259" w:lineRule="auto"/>
        <w:jc w:val="left"/>
        <w:rPr>
          <w:ins w:id="684" w:author="Žan Juvan" w:date="2020-03-01T20:43:00Z"/>
        </w:rPr>
      </w:pPr>
    </w:p>
    <w:p w14:paraId="50A76482" w14:textId="6C847575" w:rsidR="0030274D" w:rsidRPr="00EF0816" w:rsidRDefault="00423A6B" w:rsidP="00E74585">
      <w:pPr>
        <w:pStyle w:val="Naslov3"/>
        <w:numPr>
          <w:ilvl w:val="2"/>
          <w:numId w:val="3"/>
        </w:numPr>
        <w:rPr>
          <w:ins w:id="685" w:author="Žan Juvan" w:date="2020-03-01T20:44:00Z"/>
        </w:rPr>
      </w:pPr>
      <w:bookmarkStart w:id="686" w:name="_Toc38476362"/>
      <w:ins w:id="687" w:author="Žan Juvan" w:date="2020-03-01T20:43:00Z">
        <w:r w:rsidRPr="00EF0816">
          <w:t>Gumb za skrivanje in prikaz</w:t>
        </w:r>
      </w:ins>
      <w:ins w:id="688" w:author="Žan Juvan" w:date="2020-03-01T20:44:00Z">
        <w:r w:rsidRPr="00EF0816">
          <w:t>ovanje ikon</w:t>
        </w:r>
        <w:bookmarkEnd w:id="686"/>
      </w:ins>
    </w:p>
    <w:p w14:paraId="6116FF93" w14:textId="480D44B9" w:rsidR="0086547A" w:rsidRPr="00EF0816" w:rsidRDefault="00A240B8">
      <w:pPr>
        <w:rPr>
          <w:ins w:id="689" w:author="Žan Juvan" w:date="2020-03-01T20:36:00Z"/>
        </w:rPr>
        <w:pPrChange w:id="690" w:author="Žan Juvan" w:date="2020-03-01T20:44:00Z">
          <w:pPr>
            <w:spacing w:line="259" w:lineRule="auto"/>
            <w:jc w:val="left"/>
          </w:pPr>
        </w:pPrChange>
      </w:pPr>
      <w:ins w:id="691" w:author="Žan Juvan" w:date="2020-03-01T20:49:00Z">
        <w:r w:rsidRPr="00EF0816">
          <w:t xml:space="preserve">Z uporabo </w:t>
        </w:r>
      </w:ins>
      <w:ins w:id="692" w:author="Žan Juvan" w:date="2020-03-02T07:19:00Z">
        <w:r w:rsidR="00B27D29" w:rsidRPr="00EF0816">
          <w:t xml:space="preserve">implementirane funkcije </w:t>
        </w:r>
        <w:proofErr w:type="spellStart"/>
        <w:r w:rsidR="00B27D29" w:rsidRPr="00EF0816">
          <w:rPr>
            <w:i/>
            <w:iCs/>
            <w:rPrChange w:id="693" w:author="Žan Juvan" w:date="2020-04-22T18:18:00Z">
              <w:rPr/>
            </w:rPrChange>
          </w:rPr>
          <w:t>SetActive</w:t>
        </w:r>
        <w:proofErr w:type="spellEnd"/>
        <w:r w:rsidR="00B27D29" w:rsidRPr="00EF0816">
          <w:rPr>
            <w:i/>
            <w:iCs/>
            <w:rPrChange w:id="694" w:author="Žan Juvan" w:date="2020-04-22T18:18:00Z">
              <w:rPr/>
            </w:rPrChange>
          </w:rPr>
          <w:t>()</w:t>
        </w:r>
        <w:r w:rsidR="00A52B31" w:rsidRPr="00EF0816">
          <w:rPr>
            <w:i/>
            <w:iCs/>
            <w:rPrChange w:id="695" w:author="Žan Juvan" w:date="2020-04-22T18:18:00Z">
              <w:rPr/>
            </w:rPrChange>
          </w:rPr>
          <w:t>,</w:t>
        </w:r>
        <w:r w:rsidR="00A52B31" w:rsidRPr="00EF0816">
          <w:t xml:space="preserve"> lahko vse predmete</w:t>
        </w:r>
      </w:ins>
      <w:ins w:id="696" w:author="Žan Juvan" w:date="2020-03-02T07:21:00Z">
        <w:r w:rsidR="00136C80" w:rsidRPr="00EF0816">
          <w:t xml:space="preserve"> skrijemo ali prikažemo</w:t>
        </w:r>
      </w:ins>
      <w:ins w:id="697" w:author="Žan Juvan" w:date="2020-03-02T07:19:00Z">
        <w:r w:rsidR="00C8147A" w:rsidRPr="00EF0816">
          <w:t>.</w:t>
        </w:r>
      </w:ins>
      <w:ins w:id="698" w:author="Žan Juvan" w:date="2020-03-02T07:21:00Z">
        <w:r w:rsidR="00136C80" w:rsidRPr="00EF0816">
          <w:t xml:space="preserve"> Predmeta, ki se ne skrijeta sta le gumb </w:t>
        </w:r>
      </w:ins>
      <w:ins w:id="699" w:author="Žan Juvan" w:date="2020-03-02T07:22:00Z">
        <w:r w:rsidR="00136C80" w:rsidRPr="00EF0816">
          <w:t>za ponoven prikaz</w:t>
        </w:r>
        <w:r w:rsidR="006564A6" w:rsidRPr="00EF0816">
          <w:t xml:space="preserve"> in pa celotna sfera na kateri je slika.</w:t>
        </w:r>
      </w:ins>
      <w:ins w:id="700" w:author="Žan Juvan" w:date="2020-03-02T07:19:00Z">
        <w:r w:rsidR="00C8147A" w:rsidRPr="00EF0816">
          <w:t xml:space="preserve"> </w:t>
        </w:r>
      </w:ins>
      <w:ins w:id="701" w:author="Žan Juvan" w:date="2020-03-02T07:20:00Z">
        <w:r w:rsidR="0032747A" w:rsidRPr="00EF0816">
          <w:t xml:space="preserve">Za lažje delo smo izdelali dva gumba, ki se zamenjata </w:t>
        </w:r>
        <w:r w:rsidR="00182186" w:rsidRPr="00EF0816">
          <w:t xml:space="preserve">ko kliknemo na enega od </w:t>
        </w:r>
      </w:ins>
      <w:ins w:id="702" w:author="Žan Juvan" w:date="2020-03-02T07:23:00Z">
        <w:r w:rsidR="00FC2342" w:rsidRPr="00EF0816">
          <w:t>njiju</w:t>
        </w:r>
      </w:ins>
      <w:ins w:id="703" w:author="Žan Juvan" w:date="2020-03-02T07:22:00Z">
        <w:r w:rsidR="00FC2342" w:rsidRPr="00EF0816">
          <w:t xml:space="preserve">. </w:t>
        </w:r>
      </w:ins>
    </w:p>
    <w:p w14:paraId="07237A0B" w14:textId="31A18A71" w:rsidR="000E1988" w:rsidRPr="00EF0816" w:rsidRDefault="001568FE" w:rsidP="00E74585">
      <w:pPr>
        <w:pStyle w:val="Naslov3"/>
        <w:numPr>
          <w:ilvl w:val="2"/>
          <w:numId w:val="3"/>
        </w:numPr>
        <w:rPr>
          <w:ins w:id="704" w:author="Žan Juvan" w:date="2020-03-01T20:30:00Z"/>
        </w:rPr>
      </w:pPr>
      <w:bookmarkStart w:id="705" w:name="_Toc38476363"/>
      <w:r w:rsidRPr="00016CED">
        <w:rPr>
          <w:noProof/>
        </w:rPr>
        <w:lastRenderedPageBreak/>
        <mc:AlternateContent>
          <mc:Choice Requires="wpg">
            <w:drawing>
              <wp:anchor distT="0" distB="0" distL="114300" distR="114300" simplePos="0" relativeHeight="251657728" behindDoc="0" locked="0" layoutInCell="1" allowOverlap="1" wp14:anchorId="56E9E3C9" wp14:editId="1EDBCCF3">
                <wp:simplePos x="0" y="0"/>
                <wp:positionH relativeFrom="column">
                  <wp:posOffset>-198870</wp:posOffset>
                </wp:positionH>
                <wp:positionV relativeFrom="paragraph">
                  <wp:posOffset>58</wp:posOffset>
                </wp:positionV>
                <wp:extent cx="2810510" cy="3998598"/>
                <wp:effectExtent l="0" t="0" r="8890" b="1905"/>
                <wp:wrapSquare wrapText="bothSides"/>
                <wp:docPr id="19" name="Skupina 19"/>
                <wp:cNvGraphicFramePr/>
                <a:graphic xmlns:a="http://schemas.openxmlformats.org/drawingml/2006/main">
                  <a:graphicData uri="http://schemas.microsoft.com/office/word/2010/wordprocessingGroup">
                    <wpg:wgp>
                      <wpg:cNvGrpSpPr/>
                      <wpg:grpSpPr>
                        <a:xfrm>
                          <a:off x="0" y="0"/>
                          <a:ext cx="2810510" cy="3998598"/>
                          <a:chOff x="0" y="0"/>
                          <a:chExt cx="2810510" cy="3998598"/>
                        </a:xfrm>
                      </wpg:grpSpPr>
                      <pic:pic xmlns:pic="http://schemas.openxmlformats.org/drawingml/2006/picture">
                        <pic:nvPicPr>
                          <pic:cNvPr id="6" name="Slika 6"/>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10510" cy="3626485"/>
                          </a:xfrm>
                          <a:prstGeom prst="rect">
                            <a:avLst/>
                          </a:prstGeom>
                          <a:noFill/>
                          <a:ln>
                            <a:noFill/>
                          </a:ln>
                        </pic:spPr>
                      </pic:pic>
                      <wps:wsp>
                        <wps:cNvPr id="18" name="Polje z besedilom 18"/>
                        <wps:cNvSpPr txBox="1"/>
                        <wps:spPr>
                          <a:xfrm>
                            <a:off x="0" y="3731898"/>
                            <a:ext cx="2810510" cy="266700"/>
                          </a:xfrm>
                          <a:prstGeom prst="rect">
                            <a:avLst/>
                          </a:prstGeom>
                          <a:solidFill>
                            <a:prstClr val="white"/>
                          </a:solidFill>
                          <a:ln>
                            <a:noFill/>
                          </a:ln>
                        </wps:spPr>
                        <wps:txbx>
                          <w:txbxContent>
                            <w:p w14:paraId="651C99DB" w14:textId="39D2C8E3" w:rsidR="008F0049" w:rsidRPr="00E97258" w:rsidRDefault="008F0049">
                              <w:pPr>
                                <w:pStyle w:val="Napis"/>
                                <w:jc w:val="center"/>
                                <w:rPr>
                                  <w:noProof/>
                                </w:rPr>
                                <w:pPrChange w:id="706" w:author="Žan Juvan" w:date="2020-03-02T07:41:00Z">
                                  <w:pPr>
                                    <w:pStyle w:val="Naslov1"/>
                                  </w:pPr>
                                </w:pPrChange>
                              </w:pPr>
                              <w:ins w:id="707" w:author="Žan Juvan" w:date="2020-03-02T07:41:00Z">
                                <w:r>
                                  <w:t xml:space="preserve">Slika </w:t>
                                </w:r>
                                <w:r>
                                  <w:fldChar w:fldCharType="begin"/>
                                </w:r>
                                <w:r>
                                  <w:instrText xml:space="preserve"> SEQ Slika \* ARABIC </w:instrText>
                                </w:r>
                              </w:ins>
                              <w:r>
                                <w:fldChar w:fldCharType="separate"/>
                              </w:r>
                              <w:r>
                                <w:rPr>
                                  <w:noProof/>
                                </w:rPr>
                                <w:t>10</w:t>
                              </w:r>
                              <w:ins w:id="708" w:author="Žan Juvan" w:date="2020-03-02T07:41:00Z">
                                <w:r>
                                  <w:fldChar w:fldCharType="end"/>
                                </w:r>
                                <w:r>
                                  <w:t>: Koda za spremembo ozadja</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E9E3C9" id="Skupina 19" o:spid="_x0000_s1037" style="position:absolute;left:0;text-align:left;margin-left:-15.65pt;margin-top:0;width:221.3pt;height:314.85pt;z-index:251657728;mso-position-horizontal-relative:text;mso-position-vertical-relative:text" coordsize="28105,39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">
                <v:shape id="Slika 6" o:spid="_x0000_s1038" type="#_x0000_t75" style="position:absolute;width:28105;height:36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">
                  <v:imagedata r:id="rId30" o:title=""/>
                </v:shape>
                <v:shape id="Polje z besedilom 18" o:spid="_x0000_s1039" type="#_x0000_t202" style="position:absolute;top:37318;width:281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51C99DB" w14:textId="39D2C8E3" w:rsidR="008F0049" w:rsidRPr="00E97258" w:rsidRDefault="008F0049">
                        <w:pPr>
                          <w:pStyle w:val="Napis"/>
                          <w:jc w:val="center"/>
                          <w:rPr>
                            <w:noProof/>
                          </w:rPr>
                          <w:pPrChange w:id="709" w:author="Žan Juvan" w:date="2020-03-02T07:41:00Z">
                            <w:pPr>
                              <w:pStyle w:val="Naslov1"/>
                            </w:pPr>
                          </w:pPrChange>
                        </w:pPr>
                        <w:ins w:id="710" w:author="Žan Juvan" w:date="2020-03-02T07:41:00Z">
                          <w:r>
                            <w:t xml:space="preserve">Slika </w:t>
                          </w:r>
                          <w:r>
                            <w:fldChar w:fldCharType="begin"/>
                          </w:r>
                          <w:r>
                            <w:instrText xml:space="preserve"> SEQ Slika \* ARABIC </w:instrText>
                          </w:r>
                        </w:ins>
                        <w:r>
                          <w:fldChar w:fldCharType="separate"/>
                        </w:r>
                        <w:r>
                          <w:rPr>
                            <w:noProof/>
                          </w:rPr>
                          <w:t>10</w:t>
                        </w:r>
                        <w:ins w:id="711" w:author="Žan Juvan" w:date="2020-03-02T07:41:00Z">
                          <w:r>
                            <w:fldChar w:fldCharType="end"/>
                          </w:r>
                          <w:r>
                            <w:t>: Koda za spremembo ozadja</w:t>
                          </w:r>
                        </w:ins>
                      </w:p>
                    </w:txbxContent>
                  </v:textbox>
                </v:shape>
                <w10:wrap type="square"/>
              </v:group>
            </w:pict>
          </mc:Fallback>
        </mc:AlternateContent>
      </w:r>
      <w:ins w:id="712" w:author="Žan Juvan" w:date="2020-03-01T20:30:00Z">
        <w:r w:rsidR="00625FA9" w:rsidRPr="00EF0816">
          <w:t>Sprememba ozadja in prikaz plošče</w:t>
        </w:r>
        <w:bookmarkEnd w:id="705"/>
      </w:ins>
    </w:p>
    <w:p w14:paraId="5B93AEC7" w14:textId="3A0A2105" w:rsidR="000A6DA9" w:rsidRPr="00EF0816" w:rsidDel="00940294" w:rsidRDefault="00625FA9">
      <w:pPr>
        <w:rPr>
          <w:del w:id="713" w:author="Žan Juvan" w:date="2020-03-01T18:23:00Z"/>
        </w:rPr>
      </w:pPr>
      <w:ins w:id="714" w:author="Žan Juvan" w:date="2020-03-01T20:30:00Z">
        <w:r w:rsidRPr="00EF0816">
          <w:t>Za spremembo</w:t>
        </w:r>
        <w:r w:rsidR="00032741" w:rsidRPr="00EF0816">
          <w:t xml:space="preserve"> ozadja in plošč</w:t>
        </w:r>
      </w:ins>
      <w:ins w:id="715" w:author="Žan Juvan" w:date="2020-03-01T20:31:00Z">
        <w:r w:rsidR="00032741" w:rsidRPr="00EF0816">
          <w:t xml:space="preserve"> je bila narejena koda</w:t>
        </w:r>
        <w:r w:rsidR="008403BA" w:rsidRPr="00EF0816">
          <w:t xml:space="preserve">, ki je vezana na vsako ploščico in na njej nastavljeni dodatne nastavitve kot je </w:t>
        </w:r>
      </w:ins>
      <w:ins w:id="716" w:author="Žan Juvan" w:date="2020-03-01T20:32:00Z">
        <w:r w:rsidR="00F325B9" w:rsidRPr="00EF0816">
          <w:t xml:space="preserve">ploščica za izbiranja in plošča z naslovom in opisom bolezni. S pomočjo kode najprej vse </w:t>
        </w:r>
      </w:ins>
      <w:ins w:id="717" w:author="Žan Juvan" w:date="2020-03-01T20:33:00Z">
        <w:r w:rsidR="002F67C3" w:rsidRPr="00EF0816">
          <w:t xml:space="preserve">ploščice nastavimo na material svetlejše barve nato pa na kliknjeno ploščico </w:t>
        </w:r>
        <w:r w:rsidR="00B80E25" w:rsidRPr="00EF0816">
          <w:t>damo material temnejše barve</w:t>
        </w:r>
      </w:ins>
      <w:ins w:id="718" w:author="Žan Juvan" w:date="2020-03-01T20:34:00Z">
        <w:r w:rsidR="00B80E25" w:rsidRPr="00EF0816">
          <w:t xml:space="preserve">, da vemo katera je izbrana. </w:t>
        </w:r>
      </w:ins>
      <w:ins w:id="719" w:author="Žan Juvan" w:date="2020-03-02T07:25:00Z">
        <w:r w:rsidR="00FA185F" w:rsidRPr="00EF0816">
          <w:t xml:space="preserve">Pri prikazovanju pravega opisa okužbe, pa </w:t>
        </w:r>
      </w:ins>
      <w:ins w:id="720" w:author="Žan Juvan" w:date="2020-03-02T07:26:00Z">
        <w:r w:rsidR="00E0642E" w:rsidRPr="00EF0816">
          <w:t xml:space="preserve">nam pomaga predhodno nastavljena spremenljivka </w:t>
        </w:r>
        <w:proofErr w:type="spellStart"/>
        <w:r w:rsidR="00E0642E" w:rsidRPr="00EF0816">
          <w:rPr>
            <w:i/>
            <w:iCs/>
            <w:rPrChange w:id="721" w:author="Žan Juvan" w:date="2020-04-22T18:18:00Z">
              <w:rPr/>
            </w:rPrChange>
          </w:rPr>
          <w:t>penel</w:t>
        </w:r>
        <w:proofErr w:type="spellEnd"/>
        <w:r w:rsidR="00E0642E" w:rsidRPr="00EF0816">
          <w:t>, ki</w:t>
        </w:r>
        <w:r w:rsidR="00D90DEA" w:rsidRPr="00EF0816">
          <w:t xml:space="preserve"> jo nastavimo, ko povežemo kodo z vsako </w:t>
        </w:r>
        <w:r w:rsidR="00394EB5" w:rsidRPr="00EF0816">
          <w:t>ploščico z napisom.</w:t>
        </w:r>
      </w:ins>
    </w:p>
    <w:p w14:paraId="13927402" w14:textId="25C5E02B" w:rsidR="00940294" w:rsidRPr="00016CED" w:rsidRDefault="00940294">
      <w:pPr>
        <w:rPr>
          <w:ins w:id="722" w:author="Žan Juvan" w:date="2020-03-02T07:37:00Z"/>
        </w:rPr>
        <w:pPrChange w:id="723" w:author="Žan Juvan" w:date="2020-03-02T07:43:00Z">
          <w:pPr>
            <w:pStyle w:val="Naslov3"/>
          </w:pPr>
        </w:pPrChange>
      </w:pPr>
    </w:p>
    <w:p w14:paraId="33359AE7" w14:textId="7461B6C7" w:rsidR="00940294" w:rsidRPr="00EF0816" w:rsidRDefault="00940294" w:rsidP="00940294">
      <w:pPr>
        <w:rPr>
          <w:ins w:id="724" w:author="Žan Juvan" w:date="2020-03-02T07:37:00Z"/>
        </w:rPr>
      </w:pPr>
    </w:p>
    <w:p w14:paraId="010C8827" w14:textId="41C0F863" w:rsidR="001568FE" w:rsidRPr="00EF0816" w:rsidRDefault="001568FE"/>
    <w:p w14:paraId="53FFE7F7" w14:textId="4A578534" w:rsidR="00E76B31" w:rsidRPr="00EF0816" w:rsidRDefault="001568FE">
      <w:pPr>
        <w:rPr>
          <w:ins w:id="725" w:author="Žan Juvan" w:date="2020-03-02T19:39:00Z"/>
        </w:rPr>
      </w:pPr>
      <w:r w:rsidRPr="00016CED">
        <w:rPr>
          <w:noProof/>
        </w:rPr>
        <mc:AlternateContent>
          <mc:Choice Requires="wpg">
            <w:drawing>
              <wp:anchor distT="0" distB="0" distL="114300" distR="114300" simplePos="0" relativeHeight="251659776" behindDoc="0" locked="0" layoutInCell="1" allowOverlap="1" wp14:anchorId="4BF00074" wp14:editId="1C5768B5">
                <wp:simplePos x="0" y="0"/>
                <wp:positionH relativeFrom="column">
                  <wp:posOffset>2841625</wp:posOffset>
                </wp:positionH>
                <wp:positionV relativeFrom="paragraph">
                  <wp:posOffset>137160</wp:posOffset>
                </wp:positionV>
                <wp:extent cx="3075305" cy="4215130"/>
                <wp:effectExtent l="0" t="0" r="0" b="0"/>
                <wp:wrapSquare wrapText="bothSides"/>
                <wp:docPr id="20" name="Skupina 20"/>
                <wp:cNvGraphicFramePr/>
                <a:graphic xmlns:a="http://schemas.openxmlformats.org/drawingml/2006/main">
                  <a:graphicData uri="http://schemas.microsoft.com/office/word/2010/wordprocessingGroup">
                    <wpg:wgp>
                      <wpg:cNvGrpSpPr/>
                      <wpg:grpSpPr>
                        <a:xfrm>
                          <a:off x="0" y="0"/>
                          <a:ext cx="3075305" cy="4215130"/>
                          <a:chOff x="0" y="0"/>
                          <a:chExt cx="3075305" cy="4215130"/>
                        </a:xfrm>
                      </wpg:grpSpPr>
                      <pic:pic xmlns:pic="http://schemas.openxmlformats.org/drawingml/2006/picture">
                        <pic:nvPicPr>
                          <pic:cNvPr id="722905065" name="Slika 20"/>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75305" cy="3874135"/>
                          </a:xfrm>
                          <a:prstGeom prst="rect">
                            <a:avLst/>
                          </a:prstGeom>
                        </pic:spPr>
                      </pic:pic>
                      <wps:wsp>
                        <wps:cNvPr id="22" name="Polje z besedilom 22"/>
                        <wps:cNvSpPr txBox="1"/>
                        <wps:spPr>
                          <a:xfrm>
                            <a:off x="0" y="3948430"/>
                            <a:ext cx="3075305" cy="266700"/>
                          </a:xfrm>
                          <a:prstGeom prst="rect">
                            <a:avLst/>
                          </a:prstGeom>
                          <a:solidFill>
                            <a:prstClr val="white"/>
                          </a:solidFill>
                          <a:ln>
                            <a:noFill/>
                          </a:ln>
                        </wps:spPr>
                        <wps:txbx>
                          <w:txbxContent>
                            <w:p w14:paraId="50A90F5D" w14:textId="4F3D9263" w:rsidR="008F0049" w:rsidRPr="00847EBB" w:rsidRDefault="008F0049">
                              <w:pPr>
                                <w:pStyle w:val="Napis"/>
                                <w:jc w:val="center"/>
                                <w:rPr>
                                  <w:noProof/>
                                </w:rPr>
                                <w:pPrChange w:id="726" w:author="Žan Juvan" w:date="2020-03-02T20:00:00Z">
                                  <w:pPr/>
                                </w:pPrChange>
                              </w:pPr>
                              <w:ins w:id="727" w:author="Žan Juvan" w:date="2020-03-02T20:00:00Z">
                                <w:r>
                                  <w:t xml:space="preserve">Slika </w:t>
                                </w:r>
                                <w:r>
                                  <w:fldChar w:fldCharType="begin"/>
                                </w:r>
                                <w:r>
                                  <w:instrText xml:space="preserve"> SEQ Slika \* ARABIC </w:instrText>
                                </w:r>
                              </w:ins>
                              <w:r>
                                <w:fldChar w:fldCharType="separate"/>
                              </w:r>
                              <w:r>
                                <w:rPr>
                                  <w:noProof/>
                                </w:rPr>
                                <w:t>11</w:t>
                              </w:r>
                              <w:ins w:id="728" w:author="Žan Juvan" w:date="2020-03-02T20:00:00Z">
                                <w:r>
                                  <w:fldChar w:fldCharType="end"/>
                                </w:r>
                                <w:r>
                                  <w:t>:Koda za aktivacijo</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F00074" id="Skupina 20" o:spid="_x0000_s1040" style="position:absolute;left:0;text-align:left;margin-left:223.75pt;margin-top:10.8pt;width:242.15pt;height:331.9pt;z-index:251659776;mso-position-horizontal-relative:text;mso-position-vertical-relative:text" coordsize="30753,42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">
                <v:shape id="Slika 20" o:spid="_x0000_s1041" type="#_x0000_t75" style="position:absolute;width:30753;height:38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">
                  <v:imagedata r:id="rId32" o:title=""/>
                </v:shape>
                <v:shape id="Polje z besedilom 22" o:spid="_x0000_s1042" type="#_x0000_t202" style="position:absolute;top:39484;width:307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50A90F5D" w14:textId="4F3D9263" w:rsidR="008F0049" w:rsidRPr="00847EBB" w:rsidRDefault="008F0049">
                        <w:pPr>
                          <w:pStyle w:val="Napis"/>
                          <w:jc w:val="center"/>
                          <w:rPr>
                            <w:noProof/>
                          </w:rPr>
                          <w:pPrChange w:id="729" w:author="Žan Juvan" w:date="2020-03-02T20:00:00Z">
                            <w:pPr/>
                          </w:pPrChange>
                        </w:pPr>
                        <w:ins w:id="730" w:author="Žan Juvan" w:date="2020-03-02T20:00:00Z">
                          <w:r>
                            <w:t xml:space="preserve">Slika </w:t>
                          </w:r>
                          <w:r>
                            <w:fldChar w:fldCharType="begin"/>
                          </w:r>
                          <w:r>
                            <w:instrText xml:space="preserve"> SEQ Slika \* ARABIC </w:instrText>
                          </w:r>
                        </w:ins>
                        <w:r>
                          <w:fldChar w:fldCharType="separate"/>
                        </w:r>
                        <w:r>
                          <w:rPr>
                            <w:noProof/>
                          </w:rPr>
                          <w:t>11</w:t>
                        </w:r>
                        <w:ins w:id="731" w:author="Žan Juvan" w:date="2020-03-02T20:00:00Z">
                          <w:r>
                            <w:fldChar w:fldCharType="end"/>
                          </w:r>
                          <w:r>
                            <w:t>:Koda za aktivacijo</w:t>
                          </w:r>
                        </w:ins>
                      </w:p>
                    </w:txbxContent>
                  </v:textbox>
                </v:shape>
                <w10:wrap type="square"/>
              </v:group>
            </w:pict>
          </mc:Fallback>
        </mc:AlternateContent>
      </w:r>
      <w:del w:id="732" w:author="Žan Juvan" w:date="2020-03-01T10:54:00Z">
        <w:r w:rsidR="003076BC" w:rsidRPr="00EF0816" w:rsidDel="000A6DA9">
          <w:delText>Opisi timer</w:delText>
        </w:r>
        <w:r w:rsidR="00A3203B" w:rsidRPr="00EF0816" w:rsidDel="000A6DA9">
          <w:delText>….</w:delText>
        </w:r>
        <w:r w:rsidR="003076BC" w:rsidRPr="00EF0816" w:rsidDel="000A6DA9">
          <w:delText>, pog</w:delText>
        </w:r>
      </w:del>
    </w:p>
    <w:p w14:paraId="357618AC" w14:textId="26D6B342" w:rsidR="00C12F1F" w:rsidRPr="00EF0816" w:rsidRDefault="00C12F1F" w:rsidP="00E74585">
      <w:pPr>
        <w:pStyle w:val="Naslov3"/>
        <w:numPr>
          <w:ilvl w:val="2"/>
          <w:numId w:val="3"/>
        </w:numPr>
        <w:rPr>
          <w:ins w:id="733" w:author="Žan Juvan" w:date="2020-03-02T19:40:00Z"/>
        </w:rPr>
      </w:pPr>
      <w:bookmarkStart w:id="734" w:name="_Toc38476364"/>
      <w:ins w:id="735" w:author="Žan Juvan" w:date="2020-03-02T19:40:00Z">
        <w:r w:rsidRPr="00EF0816">
          <w:t>Aktivacija pogleda</w:t>
        </w:r>
        <w:bookmarkEnd w:id="734"/>
      </w:ins>
    </w:p>
    <w:p w14:paraId="1B2AC0B4" w14:textId="6D71560B" w:rsidR="00C12F1F" w:rsidRPr="00EF0816" w:rsidRDefault="00393202">
      <w:pPr>
        <w:rPr>
          <w:ins w:id="736" w:author="Žan Juvan" w:date="2020-03-02T19:39:00Z"/>
        </w:rPr>
      </w:pPr>
      <w:ins w:id="737" w:author="Žan Juvan" w:date="2020-03-02T19:42:00Z">
        <w:r w:rsidRPr="00EF0816">
          <w:t xml:space="preserve">S pomočjo </w:t>
        </w:r>
        <w:proofErr w:type="spellStart"/>
        <w:r w:rsidR="00FB3A81" w:rsidRPr="00EF0816">
          <w:rPr>
            <w:i/>
            <w:iCs/>
            <w:rPrChange w:id="738" w:author="Žan Juvan" w:date="2020-04-22T18:18:00Z">
              <w:rPr/>
            </w:rPrChange>
          </w:rPr>
          <w:t>RaycastHit</w:t>
        </w:r>
        <w:proofErr w:type="spellEnd"/>
        <w:r w:rsidR="00FB3A81" w:rsidRPr="00EF0816">
          <w:t xml:space="preserve"> </w:t>
        </w:r>
      </w:ins>
      <w:ins w:id="739" w:author="Žan Juvan" w:date="2020-03-02T19:43:00Z">
        <w:r w:rsidR="00FB3A81" w:rsidRPr="00EF0816">
          <w:t>zaznavamo kdaj so naši objekti aktivirani ali s pogledom kot imamo nastavljeno pri mobilni, Windows in spletni verzij</w:t>
        </w:r>
      </w:ins>
      <w:ins w:id="740" w:author="Žan Juvan" w:date="2020-03-10T07:16:00Z">
        <w:r w:rsidR="008E4478" w:rsidRPr="00EF0816">
          <w:t>i ali</w:t>
        </w:r>
      </w:ins>
      <w:ins w:id="741" w:author="Žan Juvan" w:date="2020-03-10T07:17:00Z">
        <w:r w:rsidR="008E4478" w:rsidRPr="00EF0816">
          <w:t xml:space="preserve"> pa p</w:t>
        </w:r>
      </w:ins>
      <w:ins w:id="742" w:author="Žan Juvan" w:date="2020-03-02T19:43:00Z">
        <w:r w:rsidR="00FB3A81" w:rsidRPr="00EF0816">
          <w:t>ri aplik</w:t>
        </w:r>
      </w:ins>
      <w:ins w:id="743" w:author="Žan Juvan" w:date="2020-03-02T19:44:00Z">
        <w:r w:rsidR="00FB3A81" w:rsidRPr="00EF0816">
          <w:t xml:space="preserve">aciji za virtualna očala </w:t>
        </w:r>
      </w:ins>
      <w:ins w:id="744" w:author="Žan Juvan" w:date="2020-03-10T07:17:00Z">
        <w:r w:rsidR="00061A26" w:rsidRPr="00EF0816">
          <w:t>z</w:t>
        </w:r>
      </w:ins>
      <w:ins w:id="745" w:author="Žan Juvan" w:date="2020-03-02T19:44:00Z">
        <w:r w:rsidR="00FB3A81" w:rsidRPr="00EF0816">
          <w:t xml:space="preserve"> uporabljamo </w:t>
        </w:r>
      </w:ins>
      <w:ins w:id="746" w:author="Žan Juvan" w:date="2020-03-10T07:16:00Z">
        <w:r w:rsidR="00125FA3" w:rsidRPr="00EF0816">
          <w:rPr>
            <w:b/>
            <w:bCs/>
          </w:rPr>
          <w:t>krmilnika</w:t>
        </w:r>
      </w:ins>
      <w:ins w:id="747" w:author="Žan Juvan" w:date="2020-03-02T19:44:00Z">
        <w:r w:rsidR="00D0605D" w:rsidRPr="00EF0816">
          <w:t xml:space="preserve"> </w:t>
        </w:r>
        <w:r w:rsidR="007B4395" w:rsidRPr="00EF0816">
          <w:t>za izbiranje in klikanje na objek</w:t>
        </w:r>
      </w:ins>
      <w:ins w:id="748" w:author="Žan Juvan" w:date="2020-03-02T19:45:00Z">
        <w:r w:rsidR="007B4395" w:rsidRPr="00EF0816">
          <w:t xml:space="preserve">te ali gumbe. </w:t>
        </w:r>
      </w:ins>
    </w:p>
    <w:p w14:paraId="0EF8D013" w14:textId="2B8551CC" w:rsidR="00184E40" w:rsidRPr="00EF0816" w:rsidRDefault="00CD6D08">
      <w:ins w:id="749" w:author="Žan Juvan" w:date="2020-03-02T19:47:00Z">
        <w:r w:rsidRPr="00EF0816">
          <w:t xml:space="preserve">Ko nam zazna objekt sproži metodo, ki je vezana na </w:t>
        </w:r>
      </w:ins>
      <w:ins w:id="750" w:author="Žan Juvan" w:date="2020-03-02T19:48:00Z">
        <w:r w:rsidRPr="00EF0816">
          <w:t xml:space="preserve">izbran </w:t>
        </w:r>
      </w:ins>
      <w:ins w:id="751" w:author="Žan Juvan" w:date="2020-03-02T19:47:00Z">
        <w:r w:rsidRPr="00EF0816">
          <w:t>objekt</w:t>
        </w:r>
      </w:ins>
      <w:ins w:id="752" w:author="Žan Juvan" w:date="2020-03-02T19:48:00Z">
        <w:r w:rsidR="00140C1E" w:rsidRPr="00EF0816">
          <w:t xml:space="preserve">. Kot za primer če bomo kliknili na ploščico z napisom </w:t>
        </w:r>
      </w:ins>
      <w:ins w:id="753" w:author="Žan Juvan" w:date="2020-03-02T19:51:00Z">
        <w:r w:rsidR="00112F20" w:rsidRPr="00EF0816">
          <w:rPr>
            <w:b/>
            <w:bCs/>
          </w:rPr>
          <w:t>HIV</w:t>
        </w:r>
      </w:ins>
      <w:ins w:id="754" w:author="Žan Juvan" w:date="2020-03-02T19:48:00Z">
        <w:r w:rsidR="00140C1E" w:rsidRPr="00EF0816">
          <w:t xml:space="preserve"> na</w:t>
        </w:r>
        <w:r w:rsidR="00E81631" w:rsidRPr="00EF0816">
          <w:t>m bo pr</w:t>
        </w:r>
      </w:ins>
      <w:ins w:id="755" w:author="Žan Juvan" w:date="2020-03-02T19:49:00Z">
        <w:r w:rsidR="00E81631" w:rsidRPr="00EF0816">
          <w:t>ogram zamenjal ozadje in</w:t>
        </w:r>
      </w:ins>
      <w:ins w:id="756" w:author="Žan Juvan" w:date="2020-03-02T19:51:00Z">
        <w:r w:rsidR="00112F20" w:rsidRPr="00EF0816">
          <w:t xml:space="preserve"> nam pokaže opis okužbe HIV.</w:t>
        </w:r>
      </w:ins>
      <w:ins w:id="757" w:author="Žan Juvan" w:date="2020-03-02T19:49:00Z">
        <w:r w:rsidR="00E81631" w:rsidRPr="00EF0816">
          <w:t xml:space="preserve"> </w:t>
        </w:r>
      </w:ins>
      <w:ins w:id="758" w:author="Žan Juvan" w:date="2020-03-02T19:48:00Z">
        <w:r w:rsidR="00140C1E" w:rsidRPr="00EF0816">
          <w:t xml:space="preserve"> </w:t>
        </w:r>
      </w:ins>
    </w:p>
    <w:p w14:paraId="2F7F2DE6" w14:textId="3E029369" w:rsidR="00541140" w:rsidRPr="00EF0816" w:rsidRDefault="00541140">
      <w:ins w:id="759" w:author="Žan Juvan" w:date="2020-03-02T07:43:00Z">
        <w:r w:rsidRPr="00EF0816">
          <w:br w:type="page"/>
        </w:r>
      </w:ins>
    </w:p>
    <w:p w14:paraId="02D83902" w14:textId="77777777" w:rsidR="00405F1B" w:rsidRPr="00EF0816" w:rsidRDefault="00405F1B" w:rsidP="008B021B">
      <w:pPr>
        <w:rPr>
          <w:ins w:id="760" w:author="Žan Juvan" w:date="2020-03-02T07:43:00Z"/>
        </w:rPr>
      </w:pPr>
    </w:p>
    <w:p w14:paraId="3350DE4B" w14:textId="3BEDDE8A" w:rsidR="00574C52" w:rsidRPr="00EF0816" w:rsidRDefault="00C36DDB">
      <w:pPr>
        <w:pStyle w:val="Naslov1"/>
      </w:pPr>
      <w:bookmarkStart w:id="761" w:name="_Toc38476365"/>
      <w:r w:rsidRPr="00EF0816">
        <w:t>Navodila za uporabo</w:t>
      </w:r>
      <w:bookmarkEnd w:id="761"/>
      <w:r w:rsidRPr="00EF0816">
        <w:t xml:space="preserve"> </w:t>
      </w:r>
    </w:p>
    <w:p w14:paraId="4B68EE4A" w14:textId="77777777" w:rsidR="007B15B3" w:rsidRPr="00EF0816" w:rsidRDefault="007B15B3" w:rsidP="007B15B3"/>
    <w:p w14:paraId="59E253DD" w14:textId="7320E8EC" w:rsidR="00C36DDB" w:rsidRPr="00EF0816" w:rsidRDefault="009437F2">
      <w:pPr>
        <w:pStyle w:val="Naslov2"/>
        <w:ind w:left="567" w:hanging="567"/>
        <w:pPrChange w:id="762" w:author="Timotej Robavs" w:date="2020-03-27T11:49:00Z">
          <w:pPr>
            <w:pStyle w:val="Naslov2"/>
          </w:pPr>
        </w:pPrChange>
      </w:pPr>
      <w:bookmarkStart w:id="763" w:name="_Toc38476366"/>
      <w:r w:rsidRPr="00EF0816">
        <w:t xml:space="preserve">Windows </w:t>
      </w:r>
      <w:ins w:id="764" w:author="Žan Juvan" w:date="2020-02-10T16:25:00Z">
        <w:r w:rsidR="00650671" w:rsidRPr="00EF0816">
          <w:t>in sp</w:t>
        </w:r>
      </w:ins>
      <w:ins w:id="765" w:author="Žan Juvan" w:date="2020-02-10T16:26:00Z">
        <w:r w:rsidR="00650671" w:rsidRPr="00EF0816">
          <w:t>letna verzija</w:t>
        </w:r>
      </w:ins>
      <w:r w:rsidR="009A4175" w:rsidRPr="00EF0816">
        <w:t xml:space="preserve"> </w:t>
      </w:r>
      <w:ins w:id="766" w:author="Žan Juvan" w:date="2020-02-10T16:26:00Z">
        <w:r w:rsidR="00650671" w:rsidRPr="00EF0816">
          <w:t>(</w:t>
        </w:r>
        <w:proofErr w:type="spellStart"/>
        <w:r w:rsidR="00650671" w:rsidRPr="00EF0816">
          <w:t>WebGL</w:t>
        </w:r>
        <w:proofErr w:type="spellEnd"/>
        <w:r w:rsidR="00650671" w:rsidRPr="00EF0816">
          <w:t>)</w:t>
        </w:r>
      </w:ins>
      <w:bookmarkEnd w:id="763"/>
    </w:p>
    <w:p w14:paraId="120CCAF3" w14:textId="0950952F" w:rsidR="00C36DDB" w:rsidRPr="00EF0816" w:rsidDel="00EA55C1" w:rsidRDefault="00F52B6C" w:rsidP="00650671">
      <w:pPr>
        <w:rPr>
          <w:del w:id="767" w:author="Žan Juvan" w:date="2020-02-10T16:26:00Z"/>
        </w:rPr>
      </w:pPr>
      <w:ins w:id="768" w:author="Žan Juvan" w:date="2020-02-10T16:27:00Z">
        <w:r w:rsidRPr="00EF0816">
          <w:t xml:space="preserve">Spletna aplikacij je dostopna na naši spletni strani, </w:t>
        </w:r>
      </w:ins>
      <w:ins w:id="769" w:author="Žan Juvan" w:date="2020-02-10T16:28:00Z">
        <w:r w:rsidR="009B2AEC" w:rsidRPr="00EF0816">
          <w:t>iz kjer lahko tudi prenesete aplikacijo za Windows.</w:t>
        </w:r>
        <w:r w:rsidR="00993BE5" w:rsidRPr="00EF0816">
          <w:t xml:space="preserve"> Spletna aplikacija je </w:t>
        </w:r>
      </w:ins>
      <w:ins w:id="770" w:author="Žan Juvan" w:date="2020-02-10T16:29:00Z">
        <w:r w:rsidR="00993BE5" w:rsidRPr="00EF0816">
          <w:t xml:space="preserve">takoj pripravljena za uporabo. Aplikacijo za naprave z operacijskim </w:t>
        </w:r>
      </w:ins>
      <w:ins w:id="771" w:author="Žan Juvan" w:date="2020-02-10T16:30:00Z">
        <w:r w:rsidR="00993BE5" w:rsidRPr="00EF0816">
          <w:t>sistemom pa moramo najprej celotno datoteko</w:t>
        </w:r>
      </w:ins>
      <w:ins w:id="772" w:author="Žan Juvan" w:date="2020-02-10T17:17:00Z">
        <w:r w:rsidR="00C9002D" w:rsidRPr="00EF0816">
          <w:t xml:space="preserve"> </w:t>
        </w:r>
        <w:r w:rsidR="00C9002D" w:rsidRPr="00EF0816">
          <w:rPr>
            <w:i/>
            <w:iCs/>
            <w:rPrChange w:id="773" w:author="Žan Juvan" w:date="2020-04-22T18:18:00Z">
              <w:rPr/>
            </w:rPrChange>
          </w:rPr>
          <w:t>.</w:t>
        </w:r>
        <w:proofErr w:type="spellStart"/>
        <w:r w:rsidR="00C9002D" w:rsidRPr="00EF0816">
          <w:rPr>
            <w:i/>
            <w:iCs/>
            <w:rPrChange w:id="774" w:author="Žan Juvan" w:date="2020-04-22T18:18:00Z">
              <w:rPr/>
            </w:rPrChange>
          </w:rPr>
          <w:t>zip</w:t>
        </w:r>
      </w:ins>
      <w:proofErr w:type="spellEnd"/>
      <w:ins w:id="775" w:author="Žan Juvan" w:date="2020-02-10T16:30:00Z">
        <w:r w:rsidR="00993BE5" w:rsidRPr="00EF0816">
          <w:t xml:space="preserve">, ki smo jo prenesli iz spletna najprej </w:t>
        </w:r>
        <w:r w:rsidR="00300FCA" w:rsidRPr="00EF0816">
          <w:t>razširiti</w:t>
        </w:r>
      </w:ins>
      <w:ins w:id="776" w:author="Žan Juvan" w:date="2020-02-10T16:31:00Z">
        <w:r w:rsidR="00300FCA" w:rsidRPr="00EF0816">
          <w:t>, saj je nad celotno aplikacijo izvedeno stiskanje.</w:t>
        </w:r>
      </w:ins>
      <w:del w:id="777" w:author="Žan Juvan" w:date="2020-02-10T16:26:00Z">
        <w:r w:rsidR="009437F2" w:rsidRPr="00EF0816" w:rsidDel="00650671">
          <w:delText>Spletna verzija - WebGL</w:delText>
        </w:r>
      </w:del>
    </w:p>
    <w:p w14:paraId="7A1B3D51" w14:textId="77777777" w:rsidR="00EA55C1" w:rsidRPr="00EF0816" w:rsidRDefault="00EA55C1" w:rsidP="17B93B91">
      <w:pPr>
        <w:rPr>
          <w:ins w:id="778" w:author="Žan Juvan" w:date="2020-02-10T16:38:00Z"/>
        </w:rPr>
      </w:pPr>
    </w:p>
    <w:p w14:paraId="4510E95F" w14:textId="54378A02" w:rsidR="00D918FA" w:rsidRPr="00EF0816" w:rsidRDefault="00EA55C1" w:rsidP="00650671">
      <w:pPr>
        <w:rPr>
          <w:ins w:id="779" w:author="Žan Juvan" w:date="2020-02-10T16:37:00Z"/>
        </w:rPr>
      </w:pPr>
      <w:ins w:id="780" w:author="Žan Juvan" w:date="2020-02-10T16:38:00Z">
        <w:r w:rsidRPr="00EF0816">
          <w:t>Ko odprem</w:t>
        </w:r>
        <w:r w:rsidR="00874AF6" w:rsidRPr="00EF0816">
          <w:t xml:space="preserve">o aplikacijo </w:t>
        </w:r>
      </w:ins>
      <w:ins w:id="781" w:author="Žan Juvan" w:date="2020-02-10T17:19:00Z">
        <w:r w:rsidR="00A60290" w:rsidRPr="00EF0816">
          <w:t xml:space="preserve">“Spolnost skrita pod posteljo.exe” </w:t>
        </w:r>
      </w:ins>
      <w:ins w:id="782" w:author="Žan Juvan" w:date="2020-02-10T16:38:00Z">
        <w:r w:rsidR="00874AF6" w:rsidRPr="00EF0816">
          <w:t>za Wind</w:t>
        </w:r>
        <w:r w:rsidR="008208B0" w:rsidRPr="00EF0816">
          <w:t xml:space="preserve">ows </w:t>
        </w:r>
        <w:r w:rsidR="006D7A78" w:rsidRPr="00EF0816">
          <w:t>najprej</w:t>
        </w:r>
      </w:ins>
      <w:ins w:id="783" w:author="Žan Juvan" w:date="2020-02-10T16:39:00Z">
        <w:r w:rsidR="006D7A78" w:rsidRPr="00EF0816">
          <w:t xml:space="preserve"> zberemo želeno </w:t>
        </w:r>
        <w:r w:rsidR="00BD6D04" w:rsidRPr="00EF0816">
          <w:t xml:space="preserve">resolucijo </w:t>
        </w:r>
        <w:r w:rsidR="008B3F4F" w:rsidRPr="00EF0816">
          <w:t xml:space="preserve">in kakovost grafike, ki jo želimo </w:t>
        </w:r>
        <w:del w:id="784" w:author="Timotej Robavs" w:date="2020-02-10T16:03:00Z">
          <w:r w:rsidR="008B3F4F" w:rsidRPr="00EF0816">
            <w:delText xml:space="preserve">v </w:delText>
          </w:r>
        </w:del>
        <w:r w:rsidR="008261A6" w:rsidRPr="00EF0816">
          <w:t xml:space="preserve">aplikaciji. </w:t>
        </w:r>
        <w:r w:rsidR="00C202E0" w:rsidRPr="00EF0816">
          <w:t xml:space="preserve">Naša aplikacija ni tako zahtevna zato lahko </w:t>
        </w:r>
      </w:ins>
      <w:ins w:id="785" w:author="Žan Juvan" w:date="2020-02-10T16:40:00Z">
        <w:r w:rsidR="00C202E0" w:rsidRPr="00EF0816">
          <w:t>uporabljate najzahtevnejše nastavitve saj deluje že na najslabših računalnikih, ki podpirajo sistem Windows.</w:t>
        </w:r>
      </w:ins>
    </w:p>
    <w:p w14:paraId="097CB5EC" w14:textId="162C7D0D" w:rsidR="004F307C" w:rsidRPr="00EF0816" w:rsidDel="009F168C" w:rsidRDefault="00CA664D" w:rsidP="00806BDD">
      <w:pPr>
        <w:rPr>
          <w:del w:id="786" w:author="Žan Juvan" w:date="2020-02-10T16:50:00Z"/>
        </w:rPr>
      </w:pPr>
      <w:ins w:id="787" w:author="Žan Juvan" w:date="2020-02-10T16:38:00Z">
        <w:r w:rsidRPr="00EF0816">
          <w:t xml:space="preserve">Naslednja navodila so enaka za </w:t>
        </w:r>
        <w:r w:rsidR="008D6423" w:rsidRPr="00EF0816">
          <w:t xml:space="preserve">obe verzije. V aplikaciji se premikamo </w:t>
        </w:r>
      </w:ins>
      <w:ins w:id="788" w:author="Žan Juvan" w:date="2020-02-10T16:40:00Z">
        <w:r w:rsidR="00895516" w:rsidRPr="00EF0816">
          <w:t xml:space="preserve">s pomočjo </w:t>
        </w:r>
      </w:ins>
      <w:ins w:id="789" w:author="Žan Juvan" w:date="2020-02-10T16:41:00Z">
        <w:r w:rsidR="001369E5" w:rsidRPr="00EF0816">
          <w:t>miške</w:t>
        </w:r>
        <w:r w:rsidR="00F67378" w:rsidRPr="00EF0816">
          <w:t xml:space="preserve">, </w:t>
        </w:r>
        <w:r w:rsidR="009607EE" w:rsidRPr="00EF0816">
          <w:t xml:space="preserve">ko stisnemo levi gumb na </w:t>
        </w:r>
        <w:r w:rsidR="000706B2" w:rsidRPr="00EF0816">
          <w:t xml:space="preserve">miški in z njo podrsamo se bomo obrnili v virtualnem prostoru, ki nam ga omogoča </w:t>
        </w:r>
        <w:r w:rsidR="00DB52EA" w:rsidRPr="00EF0816">
          <w:t>aplika</w:t>
        </w:r>
      </w:ins>
      <w:ins w:id="790" w:author="Žan Juvan" w:date="2020-02-10T16:42:00Z">
        <w:r w:rsidR="00DB52EA" w:rsidRPr="00EF0816">
          <w:t xml:space="preserve">cija. </w:t>
        </w:r>
      </w:ins>
      <w:ins w:id="791" w:author="Žan Juvan" w:date="2020-02-10T16:45:00Z">
        <w:r w:rsidR="00AD48AF" w:rsidRPr="00EF0816">
          <w:t>S pogledom na</w:t>
        </w:r>
      </w:ins>
      <w:ins w:id="792" w:author="Žan Juvan" w:date="2020-02-10T16:49:00Z">
        <w:r w:rsidR="00626A67" w:rsidRPr="00EF0816">
          <w:t xml:space="preserve"> </w:t>
        </w:r>
      </w:ins>
      <w:ins w:id="793" w:author="Žan Juvan" w:date="2020-02-10T16:45:00Z">
        <w:r w:rsidR="00AD48AF" w:rsidRPr="00EF0816">
          <w:t>p</w:t>
        </w:r>
      </w:ins>
      <w:ins w:id="794" w:author="Žan Juvan" w:date="2020-02-10T16:50:00Z">
        <w:r w:rsidR="008C374A" w:rsidRPr="00EF0816">
          <w:t>loščice</w:t>
        </w:r>
        <w:r w:rsidR="00A6172F" w:rsidRPr="00EF0816">
          <w:t xml:space="preserve"> z napisom okužb bomo lahko spremenili </w:t>
        </w:r>
      </w:ins>
    </w:p>
    <w:p w14:paraId="720A9105" w14:textId="781D88E2" w:rsidR="009F168C" w:rsidRPr="00EF0816" w:rsidRDefault="001E6222" w:rsidP="008C374A">
      <w:pPr>
        <w:rPr>
          <w:ins w:id="795" w:author="Žan Juvan" w:date="2020-02-10T17:10:00Z"/>
        </w:rPr>
      </w:pPr>
      <w:ins w:id="796" w:author="Žan Juvan" w:date="2020-02-10T16:59:00Z">
        <w:r w:rsidRPr="00EF0816">
          <w:t xml:space="preserve">ozadje </w:t>
        </w:r>
        <w:r w:rsidR="005F72DA" w:rsidRPr="00EF0816">
          <w:t xml:space="preserve">virtualnega okolja in napis, ki opisuje </w:t>
        </w:r>
        <w:r w:rsidR="00760D3A" w:rsidRPr="00EF0816">
          <w:t>okužbo.</w:t>
        </w:r>
      </w:ins>
      <w:ins w:id="797" w:author="Žan Juvan" w:date="2020-02-10T17:02:00Z">
        <w:r w:rsidR="006E1F32" w:rsidRPr="00EF0816">
          <w:t xml:space="preserve"> </w:t>
        </w:r>
      </w:ins>
      <w:ins w:id="798" w:author="Žan Juvan" w:date="2020-02-10T17:06:00Z">
        <w:r w:rsidR="009327EE" w:rsidRPr="00EF0816">
          <w:t xml:space="preserve"> </w:t>
        </w:r>
      </w:ins>
      <w:ins w:id="799" w:author="Žan Juvan" w:date="2020-02-10T17:07:00Z">
        <w:r w:rsidR="00241571" w:rsidRPr="00EF0816">
          <w:t xml:space="preserve">S pogledom na puščice pa lahko spreminjamo strani besedila, ki opisuje </w:t>
        </w:r>
      </w:ins>
      <w:ins w:id="800" w:author="Žan Juvan" w:date="2020-02-10T17:08:00Z">
        <w:r w:rsidR="00241571" w:rsidRPr="00EF0816">
          <w:t xml:space="preserve">okužbo in slike ob besedilu. </w:t>
        </w:r>
        <w:r w:rsidR="008E4E77" w:rsidRPr="00EF0816">
          <w:t xml:space="preserve">Zadnja stvar </w:t>
        </w:r>
        <w:r w:rsidR="00C87692" w:rsidRPr="00EF0816">
          <w:t xml:space="preserve">na katero lahko </w:t>
        </w:r>
        <w:r w:rsidR="00F639F3" w:rsidRPr="00EF0816">
          <w:t>s pogled</w:t>
        </w:r>
      </w:ins>
      <w:ins w:id="801" w:author="Žan Juvan" w:date="2020-02-10T17:09:00Z">
        <w:r w:rsidR="00F639F3" w:rsidRPr="00EF0816">
          <w:t xml:space="preserve">om vplivamo je </w:t>
        </w:r>
        <w:r w:rsidR="00E83327" w:rsidRPr="00EF0816">
          <w:t>ikona očesa, ki nam ponuja opcijo</w:t>
        </w:r>
      </w:ins>
      <w:ins w:id="802" w:author="Žan Juvan" w:date="2020-02-10T17:10:00Z">
        <w:r w:rsidR="00A65644" w:rsidRPr="00EF0816">
          <w:t xml:space="preserve"> skrivanja objektov </w:t>
        </w:r>
        <w:r w:rsidR="004F3873" w:rsidRPr="00EF0816">
          <w:t xml:space="preserve">za lažje ogledovanje </w:t>
        </w:r>
        <w:r w:rsidR="00C14AB5" w:rsidRPr="00EF0816">
          <w:t>ozadja.</w:t>
        </w:r>
      </w:ins>
    </w:p>
    <w:p w14:paraId="5288CC66" w14:textId="342F6147" w:rsidR="00C14AB5" w:rsidRPr="00EF0816" w:rsidRDefault="00C14AB5" w:rsidP="008C374A">
      <w:pPr>
        <w:rPr>
          <w:ins w:id="803" w:author="Žan Juvan" w:date="2020-02-10T16:59:00Z"/>
        </w:rPr>
      </w:pPr>
      <w:ins w:id="804" w:author="Žan Juvan" w:date="2020-02-10T17:10:00Z">
        <w:r w:rsidRPr="00EF0816">
          <w:t>Do</w:t>
        </w:r>
      </w:ins>
      <w:ins w:id="805" w:author="Žan Juvan" w:date="2020-02-10T17:11:00Z">
        <w:r w:rsidRPr="00EF0816">
          <w:t xml:space="preserve">daten gumb, ki ga ima le </w:t>
        </w:r>
        <w:r w:rsidR="00BD62A7" w:rsidRPr="00EF0816">
          <w:t>namizna aplikacija</w:t>
        </w:r>
        <w:r w:rsidR="00AA4B8B" w:rsidRPr="00EF0816">
          <w:t xml:space="preserve">, </w:t>
        </w:r>
        <w:r w:rsidR="009D057E" w:rsidRPr="00EF0816">
          <w:t xml:space="preserve">nam omogoča </w:t>
        </w:r>
        <w:r w:rsidR="00224D35" w:rsidRPr="00EF0816">
          <w:t xml:space="preserve">izhod iz aplikacije. Ko </w:t>
        </w:r>
      </w:ins>
      <w:ins w:id="806" w:author="Žan Juvan" w:date="2020-02-10T17:12:00Z">
        <w:r w:rsidR="00224D35" w:rsidRPr="00EF0816">
          <w:t xml:space="preserve">kliknemo </w:t>
        </w:r>
        <w:r w:rsidR="006A7EBE" w:rsidRPr="00EF0816">
          <w:t>na</w:t>
        </w:r>
      </w:ins>
      <w:ins w:id="807" w:author="Žan Juvan" w:date="2020-02-10T17:13:00Z">
        <w:r w:rsidR="006A7EBE" w:rsidRPr="00EF0816">
          <w:t xml:space="preserve"> </w:t>
        </w:r>
      </w:ins>
      <w:ins w:id="808" w:author="Žan Juvan" w:date="2020-02-10T17:12:00Z">
        <w:r w:rsidR="00CA7070" w:rsidRPr="00EF0816">
          <w:t>“Izhod”</w:t>
        </w:r>
      </w:ins>
      <w:ins w:id="809" w:author="Žan Juvan" w:date="2020-02-10T17:13:00Z">
        <w:r w:rsidR="00F64D9E" w:rsidRPr="00EF0816">
          <w:t xml:space="preserve">, se bo aplikacija </w:t>
        </w:r>
        <w:r w:rsidR="0016627F" w:rsidRPr="00EF0816">
          <w:t>za</w:t>
        </w:r>
        <w:r w:rsidR="00740F9D" w:rsidRPr="00EF0816">
          <w:t xml:space="preserve">prla. </w:t>
        </w:r>
      </w:ins>
      <w:ins w:id="810" w:author="Žan Juvan" w:date="2020-02-10T17:14:00Z">
        <w:r w:rsidR="00740F9D" w:rsidRPr="00EF0816">
          <w:t>Spletna aplikacija ne potrebuje izhoda saj se</w:t>
        </w:r>
      </w:ins>
      <w:ins w:id="811" w:author="Žan Juvan" w:date="2020-02-10T17:16:00Z">
        <w:r w:rsidR="008C53BC" w:rsidRPr="00EF0816">
          <w:t xml:space="preserve"> sam</w:t>
        </w:r>
      </w:ins>
      <w:ins w:id="812" w:author="Žan Juvan" w:date="2020-02-10T17:17:00Z">
        <w:r w:rsidR="008C53BC" w:rsidRPr="00EF0816">
          <w:t xml:space="preserve">a zapre, ko zapremo zavihek </w:t>
        </w:r>
        <w:r w:rsidR="00C9002D" w:rsidRPr="00EF0816">
          <w:t>naše spletne strani.</w:t>
        </w:r>
      </w:ins>
      <w:ins w:id="813" w:author="Žan Juvan" w:date="2020-02-10T17:16:00Z">
        <w:r w:rsidR="008C53BC" w:rsidRPr="00EF0816">
          <w:t xml:space="preserve"> </w:t>
        </w:r>
      </w:ins>
    </w:p>
    <w:p w14:paraId="6CA72982" w14:textId="2F95AF0D" w:rsidR="00806BDD" w:rsidRPr="00EF0816" w:rsidRDefault="00806BDD" w:rsidP="00806BDD">
      <w:pPr>
        <w:rPr>
          <w:ins w:id="814" w:author="Žan Juvan" w:date="2020-02-10T16:50:00Z"/>
          <w:del w:id="815" w:author="Timotej Robavs" w:date="2020-02-10T16:03:00Z"/>
        </w:rPr>
      </w:pPr>
    </w:p>
    <w:p w14:paraId="34C68AC5" w14:textId="032CB059" w:rsidR="00D918FA" w:rsidRPr="00EF0816" w:rsidRDefault="00626A67" w:rsidP="008C374A">
      <w:pPr>
        <w:rPr>
          <w:ins w:id="816" w:author="Žan Juvan" w:date="2020-02-10T16:37:00Z"/>
          <w:del w:id="817" w:author="Timotej Robavs" w:date="2020-02-10T16:03:00Z"/>
          <w:rFonts w:ascii="Calibri Light" w:eastAsia="Calibri Light" w:hAnsi="Calibri Light" w:cs="Calibri Light"/>
          <w:color w:val="AAAAAA"/>
          <w:sz w:val="15"/>
          <w:szCs w:val="15"/>
        </w:rPr>
      </w:pPr>
      <w:ins w:id="818" w:author="Žan Juvan" w:date="2020-02-10T16:49:00Z">
        <w:del w:id="819" w:author="Timotej Robavs" w:date="2020-02-10T16:03:00Z">
          <w:r w:rsidRPr="00EF0816" w:rsidDel="00626A67">
            <w:delText xml:space="preserve"> </w:delText>
          </w:r>
        </w:del>
      </w:ins>
    </w:p>
    <w:p w14:paraId="4CA2A49C" w14:textId="77777777" w:rsidR="00650671" w:rsidRPr="00016CED" w:rsidRDefault="00650671">
      <w:pPr>
        <w:rPr>
          <w:ins w:id="820" w:author="Žan Juvan" w:date="2020-02-10T16:26:00Z"/>
        </w:rPr>
        <w:pPrChange w:id="821" w:author="Žan Juvan" w:date="2020-02-10T16:26:00Z">
          <w:pPr>
            <w:pStyle w:val="Naslov2"/>
          </w:pPr>
        </w:pPrChange>
      </w:pPr>
    </w:p>
    <w:p w14:paraId="0D19190C" w14:textId="6E40F277" w:rsidR="008C11E3" w:rsidRPr="00EF0816" w:rsidRDefault="009E3486">
      <w:pPr>
        <w:pStyle w:val="Naslov2"/>
        <w:ind w:left="567" w:hanging="567"/>
        <w:rPr>
          <w:ins w:id="822" w:author="Timotej Robavs" w:date="2020-02-10T16:05:00Z"/>
        </w:rPr>
        <w:pPrChange w:id="823" w:author="Timotej Robavs" w:date="2020-03-27T11:49:00Z">
          <w:pPr>
            <w:pStyle w:val="Naslov2"/>
          </w:pPr>
        </w:pPrChange>
      </w:pPr>
      <w:bookmarkStart w:id="824" w:name="_Toc38476367"/>
      <w:r w:rsidRPr="00EF0816">
        <w:t xml:space="preserve">HTC </w:t>
      </w:r>
      <w:r w:rsidR="00C36DDB" w:rsidRPr="00EF0816">
        <w:t>Vive</w:t>
      </w:r>
      <w:bookmarkEnd w:id="824"/>
    </w:p>
    <w:p w14:paraId="318EDBFF" w14:textId="60349F79" w:rsidR="008C11E3" w:rsidRPr="00EF0816" w:rsidRDefault="4E1FED70" w:rsidP="008C11E3">
      <w:pPr>
        <w:rPr>
          <w:ins w:id="825" w:author="Timotej Robavs" w:date="2020-02-10T16:05:00Z"/>
        </w:rPr>
      </w:pPr>
      <w:ins w:id="826" w:author="Timotej Robavs" w:date="2020-02-10T16:07:00Z">
        <w:r w:rsidRPr="00EF0816">
          <w:t xml:space="preserve">Aplikacijo prenesemo iz </w:t>
        </w:r>
      </w:ins>
      <w:ins w:id="827" w:author="Timotej Robavs" w:date="2020-02-10T16:08:00Z">
        <w:r w:rsidRPr="00EF0816">
          <w:t xml:space="preserve">naše spletne strani. </w:t>
        </w:r>
      </w:ins>
      <w:ins w:id="828" w:author="Timotej Robavs" w:date="2020-02-10T16:09:00Z">
        <w:r w:rsidR="7857C160" w:rsidRPr="00EF0816">
          <w:t>Ob prenosu se ap</w:t>
        </w:r>
      </w:ins>
      <w:ins w:id="829" w:author="Timotej Robavs" w:date="2020-02-10T16:10:00Z">
        <w:r w:rsidR="7857C160" w:rsidRPr="00EF0816">
          <w:t xml:space="preserve">likacija nahaja v </w:t>
        </w:r>
        <w:r w:rsidR="7857C160" w:rsidRPr="00EF0816">
          <w:rPr>
            <w:i/>
            <w:iCs/>
            <w:rPrChange w:id="830" w:author="Žan Juvan" w:date="2020-04-22T18:18:00Z">
              <w:rPr/>
            </w:rPrChange>
          </w:rPr>
          <w:t>.</w:t>
        </w:r>
        <w:proofErr w:type="spellStart"/>
        <w:r w:rsidR="7857C160" w:rsidRPr="00EF0816">
          <w:rPr>
            <w:i/>
            <w:iCs/>
            <w:rPrChange w:id="831" w:author="Žan Juvan" w:date="2020-04-22T18:18:00Z">
              <w:rPr/>
            </w:rPrChange>
          </w:rPr>
          <w:t>zip</w:t>
        </w:r>
        <w:proofErr w:type="spellEnd"/>
        <w:r w:rsidR="7857C160" w:rsidRPr="00EF0816">
          <w:t xml:space="preserve"> mapi, ki jo moramo nato izvleči. Shranjena je na tak način </w:t>
        </w:r>
        <w:r w:rsidR="28BEC125" w:rsidRPr="00EF0816">
          <w:t>le zaradi hitrosti prenosa. Ko jo ekstrahiramo</w:t>
        </w:r>
      </w:ins>
      <w:ins w:id="832" w:author="Timotej Robavs" w:date="2020-02-10T16:11:00Z">
        <w:r w:rsidR="28BEC125" w:rsidRPr="00EF0816">
          <w:t xml:space="preserve"> odpremo mapo in zaženemo “Spolnost skrita pod posteljo.exe”. </w:t>
        </w:r>
        <w:r w:rsidR="3D35B256" w:rsidRPr="00EF0816">
          <w:t>Aplikacija samodejno za</w:t>
        </w:r>
      </w:ins>
      <w:ins w:id="833" w:author="Timotej Robavs" w:date="2020-02-10T16:12:00Z">
        <w:r w:rsidR="3D35B256" w:rsidRPr="00EF0816">
          <w:t xml:space="preserve">zna vaš HTC Vive. </w:t>
        </w:r>
      </w:ins>
    </w:p>
    <w:p w14:paraId="4381E29A" w14:textId="28C63212" w:rsidR="6BCCFE4A" w:rsidRPr="00EF0816" w:rsidRDefault="701D7CF1" w:rsidP="6BCCFE4A">
      <w:pPr>
        <w:rPr>
          <w:ins w:id="834" w:author="Timotej Robavs" w:date="2020-02-10T16:33:00Z"/>
        </w:rPr>
      </w:pPr>
      <w:ins w:id="835" w:author="Timotej Robavs" w:date="2020-02-10T16:17:00Z">
        <w:r w:rsidRPr="00EF0816">
          <w:t>Aplikacijo</w:t>
        </w:r>
      </w:ins>
      <w:ins w:id="836" w:author="Timotej Robavs" w:date="2020-02-10T16:12:00Z">
        <w:r w:rsidR="2E8F88A5" w:rsidRPr="00EF0816">
          <w:t xml:space="preserve"> nadzorujemo preko </w:t>
        </w:r>
        <w:r w:rsidR="5359BF45" w:rsidRPr="00EF0816">
          <w:t>en</w:t>
        </w:r>
      </w:ins>
      <w:ins w:id="837" w:author="Timotej Robavs" w:date="2020-02-10T16:17:00Z">
        <w:r w:rsidR="75B83D0F" w:rsidRPr="00EF0816">
          <w:t>e</w:t>
        </w:r>
      </w:ins>
      <w:ins w:id="838" w:author="Timotej Robavs" w:date="2020-02-10T16:12:00Z">
        <w:r w:rsidR="5359BF45" w:rsidRPr="00EF0816">
          <w:t>ga</w:t>
        </w:r>
        <w:r w:rsidR="2E8F88A5" w:rsidRPr="00EF0816">
          <w:t xml:space="preserve"> </w:t>
        </w:r>
      </w:ins>
      <w:proofErr w:type="spellStart"/>
      <w:ins w:id="839" w:author="Timotej Robavs" w:date="2020-02-10T16:17:00Z">
        <w:r w:rsidR="160950F3" w:rsidRPr="00EF0816">
          <w:t>kontrolerja</w:t>
        </w:r>
        <w:proofErr w:type="spellEnd"/>
        <w:r w:rsidR="160950F3" w:rsidRPr="00EF0816">
          <w:t xml:space="preserve">, </w:t>
        </w:r>
      </w:ins>
      <w:ins w:id="840" w:author="Timotej Robavs" w:date="2020-02-10T16:12:00Z">
        <w:r w:rsidR="2E8F88A5" w:rsidRPr="00EF0816">
          <w:t xml:space="preserve">lahko </w:t>
        </w:r>
      </w:ins>
      <w:ins w:id="841" w:author="Timotej Robavs" w:date="2020-02-10T16:17:00Z">
        <w:r w:rsidR="11F7B212" w:rsidRPr="00EF0816">
          <w:t xml:space="preserve">pa </w:t>
        </w:r>
      </w:ins>
      <w:ins w:id="842" w:author="Timotej Robavs" w:date="2020-02-10T16:12:00Z">
        <w:r w:rsidR="2E8F88A5" w:rsidRPr="00EF0816">
          <w:t xml:space="preserve">tudi </w:t>
        </w:r>
      </w:ins>
      <w:ins w:id="843" w:author="Timotej Robavs" w:date="2020-02-10T16:17:00Z">
        <w:r w:rsidR="11F7B212" w:rsidRPr="00EF0816">
          <w:t xml:space="preserve">samo </w:t>
        </w:r>
      </w:ins>
      <w:ins w:id="844" w:author="Timotej Robavs" w:date="2020-02-10T16:12:00Z">
        <w:r w:rsidR="2E8F88A5" w:rsidRPr="00EF0816">
          <w:t xml:space="preserve">z </w:t>
        </w:r>
      </w:ins>
      <w:ins w:id="845" w:author="Timotej Robavs" w:date="2020-02-10T16:17:00Z">
        <w:r w:rsidR="11F7B212" w:rsidRPr="00EF0816">
          <w:t>enim</w:t>
        </w:r>
      </w:ins>
      <w:ins w:id="846" w:author="Timotej Robavs" w:date="2020-02-10T16:18:00Z">
        <w:r w:rsidR="11F7B212" w:rsidRPr="00EF0816">
          <w:t>.</w:t>
        </w:r>
      </w:ins>
      <w:ins w:id="847" w:author="Timotej Robavs" w:date="2020-02-10T16:19:00Z">
        <w:r w:rsidR="5A8279BF" w:rsidRPr="00EF0816">
          <w:t xml:space="preserve"> </w:t>
        </w:r>
      </w:ins>
      <w:ins w:id="848" w:author="Timotej Robavs" w:date="2020-02-10T16:20:00Z">
        <w:r w:rsidR="3C6AE3B3" w:rsidRPr="00EF0816">
          <w:t xml:space="preserve">Žarek, ki sije iz </w:t>
        </w:r>
        <w:proofErr w:type="spellStart"/>
        <w:r w:rsidR="3C6AE3B3" w:rsidRPr="00EF0816">
          <w:t>kontrolerja</w:t>
        </w:r>
        <w:proofErr w:type="spellEnd"/>
        <w:r w:rsidR="3C6AE3B3" w:rsidRPr="00EF0816">
          <w:t xml:space="preserve"> v aplikaciji usmerimo v ikono</w:t>
        </w:r>
      </w:ins>
      <w:ins w:id="849" w:author="Timotej Robavs" w:date="2020-02-10T16:23:00Z">
        <w:r w:rsidR="298883B4" w:rsidRPr="00EF0816">
          <w:t xml:space="preserve"> in nato pritisnemo sprožilec. </w:t>
        </w:r>
      </w:ins>
      <w:ins w:id="850" w:author="Timotej Robavs" w:date="2020-02-10T16:24:00Z">
        <w:r w:rsidR="298883B4" w:rsidRPr="00EF0816">
          <w:t>Aplikacija to zazna in prikaže vsebino, ki jo ta ikona skriva. Pri vsaki ikoni se odpre tekst z besedilom, slika z</w:t>
        </w:r>
        <w:r w:rsidR="626F0540" w:rsidRPr="00EF0816">
          <w:t xml:space="preserve"> razlago ter 360</w:t>
        </w:r>
      </w:ins>
      <w:ins w:id="851" w:author="Timotej Robavs" w:date="2020-02-10T16:25:00Z">
        <w:r w:rsidR="626F0540" w:rsidRPr="00EF0816">
          <w:t xml:space="preserve">° </w:t>
        </w:r>
      </w:ins>
      <w:ins w:id="852" w:author="Timotej Robavs" w:date="2020-02-10T16:26:00Z">
        <w:r w:rsidR="72CA6FA9" w:rsidRPr="00EF0816">
          <w:t xml:space="preserve">ozadje. Da se bolj posvetimo ozadju lahko na dnu aplikacije </w:t>
        </w:r>
      </w:ins>
      <w:ins w:id="853" w:author="Timotej Robavs" w:date="2020-02-10T16:29:00Z">
        <w:r w:rsidR="61F4F92D" w:rsidRPr="00EF0816">
          <w:t xml:space="preserve">kliknemo na ikono, in skrijemo vse ikone in besedilo. Ob ponovnem kliku na ikono se nam prikaže nazaj prikažejo vse ikone in besedilo. </w:t>
        </w:r>
      </w:ins>
    </w:p>
    <w:p w14:paraId="30CD2584" w14:textId="4388BA80" w:rsidR="7B2971ED" w:rsidRPr="00EF0816" w:rsidRDefault="00A55F50" w:rsidP="54697DAF">
      <w:pPr>
        <w:rPr>
          <w:ins w:id="854" w:author="Žan Juvan" w:date="2020-02-10T16:48:00Z"/>
          <w:del w:id="855" w:author="Timotej Robavs" w:date="2020-02-10T16:20:00Z"/>
        </w:rPr>
      </w:pPr>
      <w:ins w:id="856" w:author="Žan Juvan" w:date="2020-02-12T07:45:00Z">
        <w:r w:rsidRPr="00EF0816">
          <w:t>Aplikacijo zapremo s pomočjo vmesnika</w:t>
        </w:r>
      </w:ins>
      <w:ins w:id="857" w:author="Žan Juvan" w:date="2020-03-02T07:44:00Z">
        <w:r w:rsidR="00A946A9" w:rsidRPr="00EF0816">
          <w:t xml:space="preserve"> za virtualna očala kot je </w:t>
        </w:r>
        <w:proofErr w:type="spellStart"/>
        <w:r w:rsidR="00A946A9" w:rsidRPr="00EF0816">
          <w:t>SteamVR</w:t>
        </w:r>
      </w:ins>
      <w:proofErr w:type="spellEnd"/>
      <w:ins w:id="858" w:author="Žan Juvan" w:date="2020-03-02T07:46:00Z">
        <w:r w:rsidR="00276340" w:rsidRPr="00EF0816">
          <w:t>.</w:t>
        </w:r>
      </w:ins>
      <w:ins w:id="859" w:author="Timotej Robavs" w:date="2020-02-10T16:33:00Z">
        <w:del w:id="860" w:author="Žan Juvan" w:date="2020-02-12T07:44:00Z">
          <w:r w:rsidR="7B2971ED" w:rsidRPr="00EF0816" w:rsidDel="008B073A">
            <w:delText xml:space="preserve">Za izhod iz aplikacije </w:delText>
          </w:r>
        </w:del>
      </w:ins>
      <w:ins w:id="861" w:author="Timotej Robavs" w:date="2020-02-10T16:46:00Z">
        <w:del w:id="862" w:author="Žan Juvan" w:date="2020-02-12T07:44:00Z">
          <w:r w:rsidR="36C3F75C" w:rsidRPr="00EF0816" w:rsidDel="008B073A">
            <w:delText xml:space="preserve">moramo na tipkovnici pritisniti ALT+F4 </w:delText>
          </w:r>
        </w:del>
      </w:ins>
      <w:ins w:id="863" w:author="Timotej Robavs" w:date="2020-02-10T16:47:00Z">
        <w:del w:id="864" w:author="Žan Juvan" w:date="2020-02-12T07:44:00Z">
          <w:r w:rsidR="36C3F75C" w:rsidRPr="00EF0816" w:rsidDel="008B073A">
            <w:rPr>
              <w:rFonts w:ascii="Segoe UI Emoji" w:eastAsia="Segoe UI Emoji" w:hAnsi="Segoe UI Emoji" w:cs="Segoe UI Emoji"/>
            </w:rPr>
            <w:delText>😀</w:delText>
          </w:r>
          <w:r w:rsidR="36C3F75C" w:rsidRPr="00EF0816" w:rsidDel="008B073A">
            <w:delText xml:space="preserve"> </w:delText>
          </w:r>
        </w:del>
      </w:ins>
    </w:p>
    <w:p w14:paraId="39AA25A3" w14:textId="77777777" w:rsidR="00E327D4" w:rsidRPr="00EF0816" w:rsidRDefault="00E327D4" w:rsidP="00E327D4">
      <w:pPr>
        <w:rPr>
          <w:ins w:id="865" w:author="Žan Juvan" w:date="2020-02-10T16:48:00Z"/>
        </w:rPr>
      </w:pPr>
    </w:p>
    <w:p w14:paraId="2568C950" w14:textId="77777777" w:rsidR="00E327D4" w:rsidRPr="00016CED" w:rsidRDefault="00E327D4">
      <w:pPr>
        <w:pPrChange w:id="866" w:author="Žan Juvan" w:date="2020-02-10T16:48:00Z">
          <w:pPr>
            <w:pStyle w:val="Naslov2"/>
          </w:pPr>
        </w:pPrChange>
      </w:pPr>
    </w:p>
    <w:p w14:paraId="761DB8AF" w14:textId="77777777" w:rsidR="009B1BB2" w:rsidRPr="00EF0816" w:rsidRDefault="009B1BB2">
      <w:pPr>
        <w:spacing w:line="259" w:lineRule="auto"/>
        <w:jc w:val="left"/>
        <w:rPr>
          <w:rFonts w:eastAsiaTheme="majorEastAsia" w:cstheme="majorBidi"/>
          <w:color w:val="2F5496" w:themeColor="accent1" w:themeShade="BF"/>
          <w:sz w:val="28"/>
          <w:szCs w:val="26"/>
        </w:rPr>
      </w:pPr>
      <w:r w:rsidRPr="00EF0816">
        <w:br w:type="page"/>
      </w:r>
    </w:p>
    <w:p w14:paraId="728AA74A" w14:textId="7A8C5ECC" w:rsidR="007F38BA" w:rsidRPr="00EF0816" w:rsidRDefault="453C0139">
      <w:pPr>
        <w:pStyle w:val="Naslov2"/>
        <w:ind w:left="567" w:hanging="567"/>
        <w:pPrChange w:id="867" w:author="Timotej Robavs" w:date="2020-03-27T11:49:00Z">
          <w:pPr>
            <w:pStyle w:val="Naslov2"/>
          </w:pPr>
        </w:pPrChange>
      </w:pPr>
      <w:bookmarkStart w:id="868" w:name="_Toc38476368"/>
      <w:r w:rsidRPr="00EF0816">
        <w:lastRenderedPageBreak/>
        <w:t>Mobilna izvedba</w:t>
      </w:r>
      <w:bookmarkEnd w:id="868"/>
    </w:p>
    <w:p w14:paraId="3937671C" w14:textId="4BB46E98" w:rsidR="453C0139" w:rsidRPr="00EF0816" w:rsidRDefault="453C0139" w:rsidP="453C0139">
      <w:r w:rsidRPr="00EF0816">
        <w:t xml:space="preserve">Aplikacijo namestimo </w:t>
      </w:r>
      <w:del w:id="869" w:author="Uroš Ocepek" w:date="2019-11-19T15:06:00Z">
        <w:r w:rsidRPr="00EF0816" w:rsidDel="003D479D">
          <w:delText xml:space="preserve">iz </w:delText>
        </w:r>
      </w:del>
      <w:ins w:id="870" w:author="Uroš Ocepek" w:date="2019-11-19T15:06:00Z">
        <w:r w:rsidR="003D479D" w:rsidRPr="00EF0816">
          <w:t xml:space="preserve">z </w:t>
        </w:r>
      </w:ins>
      <w:r w:rsidRPr="00EF0816">
        <w:t xml:space="preserve">naše spletne strani. Ker ni objavljena v trgovinah z aplikacijami kot so Google </w:t>
      </w:r>
      <w:proofErr w:type="spellStart"/>
      <w:r w:rsidRPr="00EF0816">
        <w:t>Play</w:t>
      </w:r>
      <w:proofErr w:type="spellEnd"/>
      <w:r w:rsidRPr="00EF0816">
        <w:t xml:space="preserve"> Store ali Samsung Store in druge, jo moramo namestiti preko </w:t>
      </w:r>
      <w:ins w:id="871" w:author="Timotej Robavs" w:date="2020-02-10T15:40:00Z">
        <w:r w:rsidR="73DD46E8" w:rsidRPr="00EF0816">
          <w:t>“</w:t>
        </w:r>
      </w:ins>
      <w:r w:rsidRPr="00EF0816">
        <w:t>neznanih virov</w:t>
      </w:r>
      <w:ins w:id="872" w:author="Timotej Robavs" w:date="2020-02-10T15:40:00Z">
        <w:r w:rsidR="180C6F3C" w:rsidRPr="00EF0816">
          <w:t>”</w:t>
        </w:r>
      </w:ins>
      <w:r w:rsidR="6749A8FA" w:rsidRPr="00EF0816">
        <w:t>.</w:t>
      </w:r>
      <w:r w:rsidRPr="00EF0816">
        <w:t xml:space="preserve"> Nameščeno aplikacijo nato zaženemo. Ob zagonu si izberemo način pregledovanja aplikacije. Omogoča pogled preko </w:t>
      </w:r>
      <w:proofErr w:type="spellStart"/>
      <w:r w:rsidRPr="00EF0816">
        <w:t>Cardboard</w:t>
      </w:r>
      <w:proofErr w:type="spellEnd"/>
      <w:r w:rsidRPr="00EF0816">
        <w:t xml:space="preserve"> očal za prikazovanje virtualne resničnosti ali preko navadnega pogleda na ekran.</w:t>
      </w:r>
    </w:p>
    <w:p w14:paraId="5A5834D0" w14:textId="29391C23" w:rsidR="453C0139" w:rsidRPr="00EF0816" w:rsidRDefault="453C0139" w:rsidP="453C0139">
      <w:pPr>
        <w:rPr>
          <w:del w:id="873" w:author="Timotej Robavs" w:date="2020-02-10T15:46:00Z"/>
        </w:rPr>
      </w:pPr>
      <w:del w:id="874" w:author="Uroš Ocepek" w:date="2019-11-19T15:06:00Z">
        <w:r w:rsidRPr="00EF0816" w:rsidDel="00AF3059">
          <w:delText>-</w:delText>
        </w:r>
      </w:del>
      <w:r w:rsidRPr="00EF0816">
        <w:t xml:space="preserve">Če izberemo prvo ponujeno opcijo očala z virtualno resničnostjo, bomo aplikacijo nadzorovali z gibi mobilne naprave. Na sredini zaslona imamo krog ali kurzor, s katerim moramo pokazati na izbrano ikono in počakati </w:t>
      </w:r>
      <w:del w:id="875" w:author="Timotej Robavs" w:date="2020-02-10T15:36:00Z">
        <w:r w:rsidRPr="00EF0816">
          <w:rPr>
            <w:b/>
            <w:bCs/>
          </w:rPr>
          <w:delText>NE VEM</w:delText>
        </w:r>
        <w:r w:rsidRPr="00EF0816">
          <w:delText xml:space="preserve"> 2 sekunde</w:delText>
        </w:r>
      </w:del>
      <w:ins w:id="876" w:author="Timotej Robavs" w:date="2020-02-10T15:36:00Z">
        <w:r w:rsidR="5A5FFB5C" w:rsidRPr="00EF0816">
          <w:t>1 sekundo</w:t>
        </w:r>
      </w:ins>
      <w:r w:rsidRPr="00EF0816">
        <w:t xml:space="preserve">. </w:t>
      </w:r>
    </w:p>
    <w:p w14:paraId="48CA6399" w14:textId="444D8E55" w:rsidR="00ED4651" w:rsidRPr="00EF0816" w:rsidRDefault="453C0139" w:rsidP="00ED4651">
      <w:pPr>
        <w:rPr>
          <w:ins w:id="877" w:author="Timotej Robavs" w:date="2020-02-10T15:46:00Z"/>
        </w:rPr>
      </w:pPr>
      <w:del w:id="878" w:author="Uroš Ocepek" w:date="2019-11-19T15:06:00Z">
        <w:r w:rsidRPr="00EF0816" w:rsidDel="00AF3059">
          <w:delText>-</w:delText>
        </w:r>
      </w:del>
      <w:r w:rsidRPr="00EF0816">
        <w:t xml:space="preserve">Če izberemo drugo ponujeno opcijo navaden pogled, bomo aplikacijo nadzorovali s premikanjem prsta po zaslonu mobilne naprave. Na sredini zaslona imamo krog ali kurzor, s katerim pokazati na izbrano ikono in počakati </w:t>
      </w:r>
      <w:del w:id="879" w:author="Timotej Robavs" w:date="2020-02-10T15:40:00Z">
        <w:r w:rsidRPr="00EF0816">
          <w:rPr>
            <w:b/>
            <w:bCs/>
          </w:rPr>
          <w:delText>NE VEM</w:delText>
        </w:r>
        <w:r w:rsidRPr="00EF0816">
          <w:delText xml:space="preserve"> 2 sekunde</w:delText>
        </w:r>
      </w:del>
      <w:ins w:id="880" w:author="Timotej Robavs" w:date="2020-02-10T15:40:00Z">
        <w:r w:rsidR="1734341D" w:rsidRPr="00EF0816">
          <w:t>1 sekundo</w:t>
        </w:r>
      </w:ins>
      <w:r w:rsidRPr="00EF0816">
        <w:t>.</w:t>
      </w:r>
    </w:p>
    <w:p w14:paraId="4B6EBCB4" w14:textId="2D4A257F" w:rsidR="7D077FAD" w:rsidRPr="00EF0816" w:rsidRDefault="7D077FAD">
      <w:ins w:id="881" w:author="Timotej Robavs" w:date="2020-02-10T15:46:00Z">
        <w:r w:rsidRPr="00EF0816">
          <w:t>Celoten čas se nahajamo na že v naprej določeni točki v aplikaciji, ne glede na to, v kate</w:t>
        </w:r>
      </w:ins>
      <w:ins w:id="882" w:author="Timotej Robavs" w:date="2020-02-10T15:47:00Z">
        <w:r w:rsidRPr="00EF0816">
          <w:t>rem načinu si ogledujemo aplikacijo</w:t>
        </w:r>
      </w:ins>
      <w:ins w:id="883" w:author="Timotej Robavs" w:date="2020-02-10T15:46:00Z">
        <w:r w:rsidRPr="00EF0816">
          <w:t>. Premikamo le pogled (torej v katero smer bomo gledali, torej levo, desno, gor in dol.</w:t>
        </w:r>
      </w:ins>
    </w:p>
    <w:p w14:paraId="34CF7F22" w14:textId="16F72F83" w:rsidR="453C0139" w:rsidRPr="00EF0816" w:rsidRDefault="453C0139" w:rsidP="453C0139">
      <w:r w:rsidRPr="00EF0816">
        <w:t>Nato se nam odpre žel</w:t>
      </w:r>
      <w:ins w:id="884" w:author="Timotej Robavs" w:date="2020-02-10T15:40:00Z">
        <w:r w:rsidR="692319C2" w:rsidRPr="00EF0816">
          <w:t>j</w:t>
        </w:r>
      </w:ins>
      <w:r w:rsidRPr="00EF0816">
        <w:t>ena vsebina. Pod vsako izbrano opcijo se nam pokaže tudi gumb s sliko očesa, ki nam omogoča, da skrijemo vse ostale ikone in se posvetimo zanimivemu ozadju. Nad izbrano ikono nam kaže tudi besedilo in puščici levo in desno, ki nam ob pogledu nanje omogočita, da se premaknemo naprej in nazaj po besedilu. Aplikacijo zapremo s privzetim gumbom za prehod na začetni meni v telefonu.</w:t>
      </w:r>
    </w:p>
    <w:p w14:paraId="078F50A7" w14:textId="77777777" w:rsidR="009C0B61" w:rsidRPr="00EF0816" w:rsidRDefault="009C0B61">
      <w:pPr>
        <w:rPr>
          <w:rFonts w:eastAsiaTheme="majorEastAsia" w:cstheme="majorBidi"/>
          <w:color w:val="2F5496" w:themeColor="accent1" w:themeShade="BF"/>
          <w:sz w:val="32"/>
          <w:szCs w:val="32"/>
        </w:rPr>
      </w:pPr>
      <w:r w:rsidRPr="00EF0816">
        <w:br w:type="page"/>
      </w:r>
    </w:p>
    <w:p w14:paraId="242820C2" w14:textId="55093D06" w:rsidR="00BE53FD" w:rsidRPr="00EF0816" w:rsidRDefault="00744627">
      <w:pPr>
        <w:pStyle w:val="Naslov1"/>
        <w:rPr>
          <w:ins w:id="885" w:author="Žan Juvan" w:date="2020-03-09T07:21:00Z"/>
        </w:rPr>
      </w:pPr>
      <w:bookmarkStart w:id="886" w:name="_Toc38476369"/>
      <w:r w:rsidRPr="00EF0816">
        <w:lastRenderedPageBreak/>
        <w:t xml:space="preserve">Prednosti </w:t>
      </w:r>
      <w:r w:rsidR="009C0B61" w:rsidRPr="00EF0816">
        <w:t xml:space="preserve">in </w:t>
      </w:r>
      <w:r w:rsidRPr="00EF0816">
        <w:t>slabost</w:t>
      </w:r>
      <w:r w:rsidR="009C0B61" w:rsidRPr="00EF0816">
        <w:t xml:space="preserve"> aplikacije</w:t>
      </w:r>
      <w:bookmarkEnd w:id="886"/>
    </w:p>
    <w:p w14:paraId="5E7702CB" w14:textId="611CB101" w:rsidR="00E61B86" w:rsidRPr="00EF0816" w:rsidRDefault="00AE315B" w:rsidP="00E61B86">
      <w:pPr>
        <w:rPr>
          <w:ins w:id="887" w:author="Žan Juvan" w:date="2020-03-09T07:29:00Z"/>
        </w:rPr>
      </w:pPr>
      <w:ins w:id="888" w:author="Žan Juvan" w:date="2020-03-09T07:24:00Z">
        <w:r w:rsidRPr="00EF0816">
          <w:t xml:space="preserve">Aplikacija uporablja zelo novo tehnologijo, ko smo jo začeli razvijati se je virtualna </w:t>
        </w:r>
        <w:r w:rsidR="009C0EFC" w:rsidRPr="00EF0816">
          <w:t xml:space="preserve">resničnost šele začela uvajati na </w:t>
        </w:r>
        <w:r w:rsidR="00DC66B0" w:rsidRPr="00EF0816">
          <w:t>š</w:t>
        </w:r>
      </w:ins>
      <w:ins w:id="889" w:author="Žan Juvan" w:date="2020-03-09T07:25:00Z">
        <w:r w:rsidR="00DC66B0" w:rsidRPr="00EF0816">
          <w:t xml:space="preserve">irša področja. </w:t>
        </w:r>
        <w:r w:rsidR="00D05B03" w:rsidRPr="00EF0816">
          <w:t xml:space="preserve">Nova uporabljena </w:t>
        </w:r>
      </w:ins>
      <w:ins w:id="890" w:author="Žan Juvan" w:date="2020-03-09T07:26:00Z">
        <w:r w:rsidR="00CB53A9" w:rsidRPr="00EF0816">
          <w:t>tehnologija</w:t>
        </w:r>
      </w:ins>
      <w:ins w:id="891" w:author="Žan Juvan" w:date="2020-03-09T07:25:00Z">
        <w:r w:rsidR="00D05B03" w:rsidRPr="00EF0816">
          <w:t xml:space="preserve"> ji daje zanimivost uporabnikom</w:t>
        </w:r>
      </w:ins>
      <w:ins w:id="892" w:author="Žan Juvan" w:date="2020-03-09T07:26:00Z">
        <w:r w:rsidR="00CB53A9" w:rsidRPr="00EF0816">
          <w:t xml:space="preserve">, se jim ne zdi tako </w:t>
        </w:r>
        <w:r w:rsidR="00D444B6" w:rsidRPr="00EF0816">
          <w:t>običajna kot je veliko apli</w:t>
        </w:r>
        <w:r w:rsidR="00E90AB2" w:rsidRPr="00EF0816">
          <w:t xml:space="preserve">kacij trenutno na tržišču. </w:t>
        </w:r>
      </w:ins>
      <w:ins w:id="893" w:author="Žan Juvan" w:date="2020-03-09T13:28:00Z">
        <w:r w:rsidR="00C56C3A" w:rsidRPr="00EF0816">
          <w:t>Navadna učna gradiva, ki se trenutno uporablj</w:t>
        </w:r>
        <w:r w:rsidR="00BE09E9" w:rsidRPr="00EF0816">
          <w:t xml:space="preserve">ajo v šola so učbeniki, </w:t>
        </w:r>
      </w:ins>
      <w:ins w:id="894" w:author="Žan Juvan" w:date="2020-03-09T13:29:00Z">
        <w:r w:rsidR="003206BE" w:rsidRPr="00EF0816">
          <w:t xml:space="preserve">običajne spletne strani in zelo redko videoposnetki. Naš učbenik se od njih zelo razlikuje saj je vsem, ki se iz njega učijo </w:t>
        </w:r>
      </w:ins>
      <w:ins w:id="895" w:author="Žan Juvan" w:date="2020-03-09T13:30:00Z">
        <w:r w:rsidR="003206BE" w:rsidRPr="00EF0816">
          <w:t xml:space="preserve">zdi bolj zanimiv </w:t>
        </w:r>
        <w:r w:rsidR="004E7E9D" w:rsidRPr="00EF0816">
          <w:t>in se v povprečju bolj naučijo kot iz običajnih učnih gradiv, ki se trenutno uporabljajo.</w:t>
        </w:r>
      </w:ins>
    </w:p>
    <w:p w14:paraId="19587049" w14:textId="551BD253" w:rsidR="00ED35FA" w:rsidRPr="00EF0816" w:rsidRDefault="00550C55" w:rsidP="00E61B86">
      <w:pPr>
        <w:rPr>
          <w:ins w:id="896" w:author="Žan Juvan" w:date="2020-03-10T07:24:00Z"/>
        </w:rPr>
      </w:pPr>
      <w:ins w:id="897" w:author="Žan Juvan" w:date="2020-03-09T07:29:00Z">
        <w:r w:rsidRPr="00EF0816">
          <w:t>Virtualni u</w:t>
        </w:r>
      </w:ins>
      <w:ins w:id="898" w:author="Žan Juvan" w:date="2020-03-09T07:30:00Z">
        <w:r w:rsidRPr="00EF0816">
          <w:t xml:space="preserve">čbenik imamo lahko vedno ob sebi, saj </w:t>
        </w:r>
        <w:r w:rsidR="00C622FA" w:rsidRPr="00EF0816">
          <w:t xml:space="preserve">podpira večino trenutno najbolj uporabljenih platform </w:t>
        </w:r>
        <w:r w:rsidR="00141386" w:rsidRPr="00EF0816">
          <w:t xml:space="preserve">v računalništvu, kot so Windows, </w:t>
        </w:r>
        <w:r w:rsidR="00714A1B" w:rsidRPr="00EF0816">
          <w:t xml:space="preserve">Android, </w:t>
        </w:r>
      </w:ins>
      <w:ins w:id="899" w:author="Žan Juvan" w:date="2020-03-09T07:31:00Z">
        <w:r w:rsidR="00714A1B" w:rsidRPr="00EF0816">
          <w:t>spletna aplikacija in še podpora za virtualna očala.</w:t>
        </w:r>
      </w:ins>
      <w:ins w:id="900" w:author="Žan Juvan" w:date="2020-03-09T07:32:00Z">
        <w:r w:rsidR="00B0002F" w:rsidRPr="00EF0816">
          <w:t xml:space="preserve"> To nam daje možnost, da je aplikacija večkrat uporabljena</w:t>
        </w:r>
        <w:r w:rsidR="00684650" w:rsidRPr="00EF0816">
          <w:t>. Kot primer lahko naved</w:t>
        </w:r>
      </w:ins>
      <w:ins w:id="901" w:author="Žan Juvan" w:date="2020-03-09T07:33:00Z">
        <w:r w:rsidR="00684650" w:rsidRPr="00EF0816">
          <w:t xml:space="preserve">em </w:t>
        </w:r>
        <w:r w:rsidR="006E56F8" w:rsidRPr="00EF0816">
          <w:t>uporaba aplikacije v šoli,</w:t>
        </w:r>
        <w:r w:rsidR="00734660" w:rsidRPr="00EF0816">
          <w:t xml:space="preserve"> ko profesor kaže aplikacijo na računalniku jo lahko imajo učenci že pri sebi na telefonu in se iz n</w:t>
        </w:r>
      </w:ins>
      <w:ins w:id="902" w:author="Žan Juvan" w:date="2020-03-09T07:34:00Z">
        <w:r w:rsidR="00734660" w:rsidRPr="00EF0816">
          <w:t>je učijo doma</w:t>
        </w:r>
        <w:r w:rsidR="006548AA" w:rsidRPr="00EF0816">
          <w:t xml:space="preserve">. Prednost aplikacije je tudi, da ni zelo zahtevna </w:t>
        </w:r>
        <w:r w:rsidR="00A904D1" w:rsidRPr="00EF0816">
          <w:t>delovala bo na vsakem računalniku na spletni ali nameščeni verziji</w:t>
        </w:r>
        <w:r w:rsidR="000167A2" w:rsidRPr="00EF0816">
          <w:t xml:space="preserve">, </w:t>
        </w:r>
      </w:ins>
      <w:ins w:id="903" w:author="Žan Juvan" w:date="2020-03-09T07:35:00Z">
        <w:r w:rsidR="000167A2" w:rsidRPr="00EF0816">
          <w:t xml:space="preserve">na </w:t>
        </w:r>
      </w:ins>
      <w:ins w:id="904" w:author="Žan Juvan" w:date="2020-03-09T07:36:00Z">
        <w:r w:rsidR="00E66BC2" w:rsidRPr="00EF0816">
          <w:t xml:space="preserve">Android </w:t>
        </w:r>
      </w:ins>
      <w:ins w:id="905" w:author="Žan Juvan" w:date="2020-03-09T07:35:00Z">
        <w:r w:rsidR="000167A2" w:rsidRPr="00EF0816">
          <w:t>napravah</w:t>
        </w:r>
      </w:ins>
      <w:ins w:id="906" w:author="Žan Juvan" w:date="2020-03-09T07:36:00Z">
        <w:r w:rsidR="005B5BAE" w:rsidRPr="00EF0816">
          <w:t xml:space="preserve"> pa naj </w:t>
        </w:r>
        <w:r w:rsidR="00BB53F2" w:rsidRPr="00EF0816">
          <w:t>bi delovala tudi na napravah</w:t>
        </w:r>
        <w:r w:rsidR="00DE7A36" w:rsidRPr="00EF0816">
          <w:t xml:space="preserve">, ki </w:t>
        </w:r>
        <w:r w:rsidR="00E66BC2" w:rsidRPr="00EF0816">
          <w:t>niso ravno najnovejši.</w:t>
        </w:r>
      </w:ins>
      <w:ins w:id="907" w:author="Žan Juvan" w:date="2020-03-09T07:32:00Z">
        <w:r w:rsidR="00B0002F" w:rsidRPr="00EF0816">
          <w:t xml:space="preserve"> </w:t>
        </w:r>
      </w:ins>
      <w:ins w:id="908" w:author="Žan Juvan" w:date="2020-03-09T07:37:00Z">
        <w:r w:rsidR="00A371DC" w:rsidRPr="00EF0816">
          <w:t xml:space="preserve">Za pogon virtualnih očal je potrebno imeti </w:t>
        </w:r>
        <w:r w:rsidR="00821347" w:rsidRPr="00EF0816">
          <w:t xml:space="preserve">zelo dober računalnik, saj že sama očala porabijo veliko </w:t>
        </w:r>
        <w:r w:rsidR="00FA569A" w:rsidRPr="00EF0816">
          <w:t>zmogljivosti sa</w:t>
        </w:r>
      </w:ins>
      <w:ins w:id="909" w:author="Žan Juvan" w:date="2020-03-09T07:38:00Z">
        <w:r w:rsidR="00FA569A" w:rsidRPr="00EF0816">
          <w:t xml:space="preserve">mega računalnika. </w:t>
        </w:r>
      </w:ins>
      <w:ins w:id="910" w:author="Žan Juvan" w:date="2020-03-09T07:39:00Z">
        <w:r w:rsidR="00937998" w:rsidRPr="00EF0816">
          <w:t>Pri kompatibilnosti je največja slabost</w:t>
        </w:r>
        <w:r w:rsidR="00E80AD7" w:rsidRPr="00EF0816">
          <w:t xml:space="preserve">, da imamo </w:t>
        </w:r>
      </w:ins>
      <w:ins w:id="911" w:author="Žan Juvan" w:date="2020-03-09T07:40:00Z">
        <w:r w:rsidR="00E80AD7" w:rsidRPr="00EF0816">
          <w:t xml:space="preserve">posebej aplikacijo za virtualna očala in </w:t>
        </w:r>
        <w:r w:rsidR="00CB5C45" w:rsidRPr="00EF0816">
          <w:t xml:space="preserve">namizno aplikacijo ter aplikacijo za telefone v </w:t>
        </w:r>
        <w:proofErr w:type="spellStart"/>
        <w:r w:rsidR="00CB5C45" w:rsidRPr="00EF0816">
          <w:t>cardboard</w:t>
        </w:r>
        <w:proofErr w:type="spellEnd"/>
        <w:r w:rsidR="00CB5C45" w:rsidRPr="00EF0816">
          <w:t xml:space="preserve"> načinu in v navadnem načinu. </w:t>
        </w:r>
      </w:ins>
      <w:ins w:id="912" w:author="Žan Juvan" w:date="2020-03-09T07:41:00Z">
        <w:r w:rsidR="00CB5C45" w:rsidRPr="00EF0816">
          <w:t xml:space="preserve">Lahko bi združili aplikacije </w:t>
        </w:r>
        <w:r w:rsidR="00674336" w:rsidRPr="00EF0816">
          <w:t>za android, da bi ena aplikacija ponujala oba načina pogleda</w:t>
        </w:r>
        <w:r w:rsidR="00E94202" w:rsidRPr="00EF0816">
          <w:t>, tako kot bi lahko Windows  verzija ponujala navadni pogle</w:t>
        </w:r>
      </w:ins>
      <w:ins w:id="913" w:author="Žan Juvan" w:date="2020-03-09T07:42:00Z">
        <w:r w:rsidR="00E94202" w:rsidRPr="00EF0816">
          <w:t>d, kot pa tu</w:t>
        </w:r>
        <w:r w:rsidR="008A2A10" w:rsidRPr="00EF0816">
          <w:t>di uporabo virtualnih očal.</w:t>
        </w:r>
      </w:ins>
    </w:p>
    <w:p w14:paraId="2760A47A" w14:textId="7BF1FA7C" w:rsidR="00D02A72" w:rsidRPr="00EF0816" w:rsidRDefault="00D02A72" w:rsidP="00E61B86">
      <w:pPr>
        <w:rPr>
          <w:ins w:id="914" w:author="Žan Juvan" w:date="2020-03-09T07:44:00Z"/>
        </w:rPr>
      </w:pPr>
      <w:ins w:id="915" w:author="Žan Juvan" w:date="2020-03-10T07:24:00Z">
        <w:r w:rsidRPr="00EF0816">
          <w:t>Aplikacija je zelo preprosta saj uporablja velike ikone iz katerih se lahko hi</w:t>
        </w:r>
        <w:r w:rsidR="00D121D2" w:rsidRPr="00EF0816">
          <w:t xml:space="preserve">tro ugotovimo katera </w:t>
        </w:r>
      </w:ins>
      <w:ins w:id="916" w:author="Žan Juvan" w:date="2020-03-10T07:25:00Z">
        <w:r w:rsidR="00D121D2" w:rsidRPr="00EF0816">
          <w:t xml:space="preserve">pripada kateri bolezni. Vsa besedila so </w:t>
        </w:r>
        <w:r w:rsidR="00966729" w:rsidRPr="00EF0816">
          <w:t>napisana z dosti veliko pisavo</w:t>
        </w:r>
      </w:ins>
      <w:ins w:id="917" w:author="Žan Juvan" w:date="2020-03-10T07:26:00Z">
        <w:r w:rsidR="00A94A53" w:rsidRPr="00EF0816">
          <w:t xml:space="preserve">, ki nam omogoča </w:t>
        </w:r>
        <w:r w:rsidR="00D023C9" w:rsidRPr="00EF0816">
          <w:t xml:space="preserve">dobro berljivost. </w:t>
        </w:r>
      </w:ins>
      <w:ins w:id="918" w:author="Žan Juvan" w:date="2020-03-10T07:27:00Z">
        <w:r w:rsidR="00776CB9" w:rsidRPr="00EF0816">
          <w:t xml:space="preserve">Gumb za skrivanje ikon, bi bil lahko bolj optimiziran, da bi se premaknil na mesto </w:t>
        </w:r>
        <w:r w:rsidR="00821318" w:rsidRPr="00EF0816">
          <w:t xml:space="preserve">pod </w:t>
        </w:r>
      </w:ins>
      <w:ins w:id="919" w:author="Žan Juvan" w:date="2020-03-10T07:28:00Z">
        <w:r w:rsidR="00821318" w:rsidRPr="00EF0816">
          <w:t xml:space="preserve">izbrano ikono </w:t>
        </w:r>
        <w:r w:rsidR="004D4D9E" w:rsidRPr="00EF0816">
          <w:t xml:space="preserve">za okužbo, saj </w:t>
        </w:r>
      </w:ins>
      <w:ins w:id="920" w:author="Žan Juvan" w:date="2020-03-10T07:29:00Z">
        <w:r w:rsidR="00867A58" w:rsidRPr="00EF0816">
          <w:t>bil bolj priročno postavljen in bi nam odvzel nepotrebno vrtenje.</w:t>
        </w:r>
      </w:ins>
    </w:p>
    <w:p w14:paraId="0D02F15A" w14:textId="46B97DCC" w:rsidR="00D02A72" w:rsidRPr="00EF0816" w:rsidRDefault="0014482D">
      <w:pPr>
        <w:rPr>
          <w:ins w:id="921" w:author="Žan Juvan" w:date="2020-03-09T13:17:00Z"/>
        </w:rPr>
      </w:pPr>
      <w:ins w:id="922" w:author="Žan Juvan" w:date="2020-03-09T07:44:00Z">
        <w:r w:rsidRPr="00EF0816">
          <w:t>V naši virtualni s</w:t>
        </w:r>
        <w:r w:rsidR="00624E85" w:rsidRPr="00EF0816">
          <w:t xml:space="preserve">feri lahko le premikaš pogled, kar pa je </w:t>
        </w:r>
      </w:ins>
      <w:ins w:id="923" w:author="Žan Juvan" w:date="2020-03-09T07:45:00Z">
        <w:r w:rsidR="00624E85" w:rsidRPr="00EF0816">
          <w:t>za virtualno resničnost zelo malo, saj nam ponuja premikanje po celotnem prostoru</w:t>
        </w:r>
        <w:r w:rsidR="00B16873" w:rsidRPr="00EF0816">
          <w:t>. Z uporabo premikanja po prostoru bi la</w:t>
        </w:r>
      </w:ins>
      <w:ins w:id="924" w:author="Žan Juvan" w:date="2020-03-09T07:46:00Z">
        <w:r w:rsidR="00B16873" w:rsidRPr="00EF0816">
          <w:t>hko naši aplikaciji dodali dod</w:t>
        </w:r>
        <w:r w:rsidR="006A335B" w:rsidRPr="00EF0816">
          <w:t xml:space="preserve">atne dejavnosti, ki bi lahko še bolje popestrile njeno uporabo. </w:t>
        </w:r>
      </w:ins>
      <w:ins w:id="925" w:author="Žan Juvan" w:date="2020-03-09T07:47:00Z">
        <w:r w:rsidR="003764F0" w:rsidRPr="00EF0816">
          <w:t xml:space="preserve">Lahko bi izdelali </w:t>
        </w:r>
        <w:r w:rsidR="00BB186E" w:rsidRPr="00EF0816">
          <w:t xml:space="preserve">skelet človeka, </w:t>
        </w:r>
      </w:ins>
      <w:ins w:id="926" w:author="Žan Juvan" w:date="2020-03-09T07:48:00Z">
        <w:r w:rsidR="00366AB8" w:rsidRPr="00EF0816">
          <w:t xml:space="preserve">kjer </w:t>
        </w:r>
        <w:r w:rsidR="00F1427A" w:rsidRPr="00EF0816">
          <w:t xml:space="preserve">bi lahko označili </w:t>
        </w:r>
        <w:r w:rsidR="00F51B5C" w:rsidRPr="00EF0816">
          <w:t>dele telesa, kamor</w:t>
        </w:r>
      </w:ins>
      <w:ins w:id="927" w:author="Žan Juvan" w:date="2020-03-09T07:49:00Z">
        <w:r w:rsidR="00F51B5C" w:rsidRPr="00EF0816">
          <w:t xml:space="preserve"> </w:t>
        </w:r>
        <w:r w:rsidR="006D4FAB" w:rsidRPr="00EF0816">
          <w:t>vplivajo</w:t>
        </w:r>
        <w:r w:rsidR="00F51B5C" w:rsidRPr="00EF0816">
          <w:t xml:space="preserve"> določene </w:t>
        </w:r>
        <w:r w:rsidR="006D4FAB" w:rsidRPr="00EF0816">
          <w:t>okužbe.</w:t>
        </w:r>
      </w:ins>
    </w:p>
    <w:p w14:paraId="03CE3242" w14:textId="6C1F34BD" w:rsidR="00964BCD" w:rsidRPr="00EF0816" w:rsidRDefault="00B576F8">
      <w:pPr>
        <w:rPr>
          <w:ins w:id="928" w:author="Žan Juvan" w:date="2020-03-09T07:21:00Z"/>
        </w:rPr>
      </w:pPr>
      <w:ins w:id="929" w:author="Žan Juvan" w:date="2020-03-09T13:17:00Z">
        <w:r w:rsidRPr="00EF0816">
          <w:t xml:space="preserve">Slabost naše aplikacije je seveda tudi </w:t>
        </w:r>
        <w:r w:rsidR="00E479A4" w:rsidRPr="00EF0816">
          <w:t>slikovno gradivo, saj so vse slike, ki jih imamo, nizke kakovost</w:t>
        </w:r>
        <w:r w:rsidR="004353B0" w:rsidRPr="00EF0816">
          <w:t xml:space="preserve">i. </w:t>
        </w:r>
      </w:ins>
      <w:ins w:id="930" w:author="Žan Juvan" w:date="2020-03-09T13:18:00Z">
        <w:r w:rsidR="004353B0" w:rsidRPr="00EF0816">
          <w:t>Trenutno je težko dobiti zelo kvalitetno sliko organizma</w:t>
        </w:r>
        <w:r w:rsidR="00A30B03" w:rsidRPr="00EF0816">
          <w:t>. Slaba kakovost slike pa pomeni težje razbira</w:t>
        </w:r>
        <w:r w:rsidR="006B253D" w:rsidRPr="00EF0816">
          <w:t xml:space="preserve">nje </w:t>
        </w:r>
      </w:ins>
      <w:ins w:id="931" w:author="Žan Juvan" w:date="2020-03-09T13:19:00Z">
        <w:r w:rsidR="006B253D" w:rsidRPr="00EF0816">
          <w:t xml:space="preserve">podrobnosti </w:t>
        </w:r>
        <w:r w:rsidR="0063186B" w:rsidRPr="00EF0816">
          <w:t xml:space="preserve">na sliki in ljudi ne pritegne tako zelo kot </w:t>
        </w:r>
        <w:r w:rsidR="007B147E" w:rsidRPr="00EF0816">
          <w:t>visoka kval</w:t>
        </w:r>
      </w:ins>
      <w:ins w:id="932" w:author="Žan Juvan" w:date="2020-03-09T13:20:00Z">
        <w:r w:rsidR="007B147E" w:rsidRPr="00EF0816">
          <w:t xml:space="preserve">iteta slike. </w:t>
        </w:r>
      </w:ins>
    </w:p>
    <w:p w14:paraId="384124FC" w14:textId="609888C4" w:rsidR="0090234C" w:rsidRPr="00EF0816" w:rsidRDefault="005126B3">
      <w:pPr>
        <w:rPr>
          <w:ins w:id="933" w:author="Žan Juvan" w:date="2020-03-03T07:33:00Z"/>
          <w:rPrChange w:id="934" w:author="Žan Juvan" w:date="2020-04-22T18:18:00Z">
            <w:rPr>
              <w:ins w:id="935" w:author="Žan Juvan" w:date="2020-03-03T07:33:00Z"/>
            </w:rPr>
          </w:rPrChange>
        </w:rPr>
        <w:pPrChange w:id="936" w:author="Žan Juvan" w:date="2020-03-09T07:21:00Z">
          <w:pPr>
            <w:pStyle w:val="Naslov1"/>
          </w:pPr>
        </w:pPrChange>
      </w:pPr>
      <w:ins w:id="937" w:author="Žan Juvan" w:date="2020-03-10T07:21:00Z">
        <w:r w:rsidRPr="00016CED">
          <w:t xml:space="preserve">Ena od slabosti naše trenutne aplikacije je tudi, da jo lahko uporabimo le za </w:t>
        </w:r>
        <w:r w:rsidR="00F87F7A" w:rsidRPr="00016CED">
          <w:t xml:space="preserve">spolno prenosljive okužbe, </w:t>
        </w:r>
        <w:r w:rsidR="00A836D9" w:rsidRPr="00016CED">
          <w:t>preusmeritev ce</w:t>
        </w:r>
      </w:ins>
      <w:ins w:id="938" w:author="Žan Juvan" w:date="2020-03-10T07:22:00Z">
        <w:r w:rsidR="00A836D9" w:rsidRPr="00EF0816">
          <w:rPr>
            <w:rPrChange w:id="939" w:author="Žan Juvan" w:date="2020-04-22T18:18:00Z">
              <w:rPr/>
            </w:rPrChange>
          </w:rPr>
          <w:t xml:space="preserve">lotne aplikacije pa bi zahtevala veliko ponovnega dela. </w:t>
        </w:r>
      </w:ins>
      <w:ins w:id="940" w:author="Žan Juvan" w:date="2020-03-10T07:06:00Z">
        <w:r w:rsidR="00CF4181" w:rsidRPr="00EF0816">
          <w:rPr>
            <w:rPrChange w:id="941" w:author="Žan Juvan" w:date="2020-04-22T18:18:00Z">
              <w:rPr/>
            </w:rPrChange>
          </w:rPr>
          <w:t>Možna nadgradnja</w:t>
        </w:r>
      </w:ins>
      <w:ins w:id="942" w:author="Žan Juvan" w:date="2020-03-10T07:22:00Z">
        <w:r w:rsidR="0025018F" w:rsidRPr="00EF0816">
          <w:rPr>
            <w:rPrChange w:id="943" w:author="Žan Juvan" w:date="2020-04-22T18:18:00Z">
              <w:rPr/>
            </w:rPrChange>
          </w:rPr>
          <w:t xml:space="preserve"> </w:t>
        </w:r>
      </w:ins>
      <w:ins w:id="944" w:author="Žan Juvan" w:date="2020-03-10T07:06:00Z">
        <w:r w:rsidR="00CF4181" w:rsidRPr="00EF0816">
          <w:rPr>
            <w:rPrChange w:id="945" w:author="Žan Juvan" w:date="2020-04-22T18:18:00Z">
              <w:rPr/>
            </w:rPrChange>
          </w:rPr>
          <w:t xml:space="preserve">bi </w:t>
        </w:r>
        <w:r w:rsidR="00D45B05" w:rsidRPr="00EF0816">
          <w:rPr>
            <w:rPrChange w:id="946" w:author="Žan Juvan" w:date="2020-04-22T18:18:00Z">
              <w:rPr/>
            </w:rPrChange>
          </w:rPr>
          <w:t>bil u</w:t>
        </w:r>
      </w:ins>
      <w:ins w:id="947" w:author="Žan Juvan" w:date="2020-03-10T07:07:00Z">
        <w:r w:rsidR="00D45B05" w:rsidRPr="00EF0816">
          <w:rPr>
            <w:rPrChange w:id="948" w:author="Žan Juvan" w:date="2020-04-22T18:18:00Z">
              <w:rPr/>
            </w:rPrChange>
          </w:rPr>
          <w:t>porabniški vmesnik</w:t>
        </w:r>
      </w:ins>
      <w:ins w:id="949" w:author="Žan Juvan" w:date="2020-03-10T07:23:00Z">
        <w:r w:rsidR="00A54964" w:rsidRPr="00EF0816">
          <w:rPr>
            <w:rPrChange w:id="950" w:author="Žan Juvan" w:date="2020-04-22T18:18:00Z">
              <w:rPr/>
            </w:rPrChange>
          </w:rPr>
          <w:t xml:space="preserve">(angl. </w:t>
        </w:r>
        <w:proofErr w:type="spellStart"/>
        <w:r w:rsidR="00A54964" w:rsidRPr="00EF0816">
          <w:rPr>
            <w:rPrChange w:id="951" w:author="Žan Juvan" w:date="2020-04-22T18:18:00Z">
              <w:rPr/>
            </w:rPrChange>
          </w:rPr>
          <w:t>User</w:t>
        </w:r>
        <w:proofErr w:type="spellEnd"/>
        <w:r w:rsidR="00A54964" w:rsidRPr="00EF0816">
          <w:rPr>
            <w:rPrChange w:id="952" w:author="Žan Juvan" w:date="2020-04-22T18:18:00Z">
              <w:rPr/>
            </w:rPrChange>
          </w:rPr>
          <w:t xml:space="preserve"> </w:t>
        </w:r>
        <w:proofErr w:type="spellStart"/>
        <w:r w:rsidR="00A54964" w:rsidRPr="00EF0816">
          <w:rPr>
            <w:rPrChange w:id="953" w:author="Žan Juvan" w:date="2020-04-22T18:18:00Z">
              <w:rPr/>
            </w:rPrChange>
          </w:rPr>
          <w:t>Interface</w:t>
        </w:r>
        <w:proofErr w:type="spellEnd"/>
        <w:r w:rsidR="00A54964" w:rsidRPr="00EF0816">
          <w:rPr>
            <w:rPrChange w:id="954" w:author="Žan Juvan" w:date="2020-04-22T18:18:00Z">
              <w:rPr/>
            </w:rPrChange>
          </w:rPr>
          <w:t>)</w:t>
        </w:r>
      </w:ins>
      <w:ins w:id="955" w:author="Žan Juvan" w:date="2020-03-10T07:07:00Z">
        <w:r w:rsidR="00D45B05" w:rsidRPr="00EF0816">
          <w:rPr>
            <w:rPrChange w:id="956" w:author="Žan Juvan" w:date="2020-04-22T18:18:00Z">
              <w:rPr/>
            </w:rPrChange>
          </w:rPr>
          <w:t xml:space="preserve">, kjer bi lahko  vsak posameznik naredil svojo </w:t>
        </w:r>
        <w:r w:rsidR="00466A92" w:rsidRPr="00EF0816">
          <w:rPr>
            <w:rPrChange w:id="957" w:author="Žan Juvan" w:date="2020-04-22T18:18:00Z">
              <w:rPr/>
            </w:rPrChange>
          </w:rPr>
          <w:t>predstavitev ali učbenik v virtualni resničnosti</w:t>
        </w:r>
        <w:r w:rsidR="00D51861" w:rsidRPr="00EF0816">
          <w:rPr>
            <w:rPrChange w:id="958" w:author="Žan Juvan" w:date="2020-04-22T18:18:00Z">
              <w:rPr/>
            </w:rPrChange>
          </w:rPr>
          <w:t>. Tako bi se lahko aplikacija kosala z trenu</w:t>
        </w:r>
      </w:ins>
      <w:ins w:id="959" w:author="Žan Juvan" w:date="2020-03-10T07:08:00Z">
        <w:r w:rsidR="00D51861" w:rsidRPr="00EF0816">
          <w:rPr>
            <w:rPrChange w:id="960" w:author="Žan Juvan" w:date="2020-04-22T18:18:00Z">
              <w:rPr/>
            </w:rPrChange>
          </w:rPr>
          <w:t>tnimi vodilnimi na področju</w:t>
        </w:r>
        <w:r w:rsidR="00967B2A" w:rsidRPr="00EF0816">
          <w:rPr>
            <w:rPrChange w:id="961" w:author="Žan Juvan" w:date="2020-04-22T18:18:00Z">
              <w:rPr/>
            </w:rPrChange>
          </w:rPr>
          <w:t xml:space="preserve"> predstavitev. Trenutno sta to Microsoft PowerPoint </w:t>
        </w:r>
        <w:r w:rsidR="00646BA1" w:rsidRPr="00EF0816">
          <w:rPr>
            <w:rPrChange w:id="962" w:author="Žan Juvan" w:date="2020-04-22T18:18:00Z">
              <w:rPr/>
            </w:rPrChange>
          </w:rPr>
          <w:t>in njego</w:t>
        </w:r>
      </w:ins>
      <w:ins w:id="963" w:author="Žan Juvan" w:date="2020-03-10T07:09:00Z">
        <w:r w:rsidR="00646BA1" w:rsidRPr="00EF0816">
          <w:rPr>
            <w:rPrChange w:id="964" w:author="Žan Juvan" w:date="2020-04-22T18:18:00Z">
              <w:rPr/>
            </w:rPrChange>
          </w:rPr>
          <w:t xml:space="preserve">v spletni </w:t>
        </w:r>
        <w:r w:rsidR="00D35709" w:rsidRPr="00EF0816">
          <w:rPr>
            <w:rPrChange w:id="965" w:author="Žan Juvan" w:date="2020-04-22T18:18:00Z">
              <w:rPr/>
            </w:rPrChange>
          </w:rPr>
          <w:t xml:space="preserve">konkurent </w:t>
        </w:r>
        <w:proofErr w:type="spellStart"/>
        <w:r w:rsidR="00D35709" w:rsidRPr="00EF0816">
          <w:rPr>
            <w:rPrChange w:id="966" w:author="Žan Juvan" w:date="2020-04-22T18:18:00Z">
              <w:rPr/>
            </w:rPrChange>
          </w:rPr>
          <w:t>Prezi</w:t>
        </w:r>
        <w:proofErr w:type="spellEnd"/>
        <w:r w:rsidR="00D35709" w:rsidRPr="00EF0816">
          <w:rPr>
            <w:rPrChange w:id="967" w:author="Žan Juvan" w:date="2020-04-22T18:18:00Z">
              <w:rPr/>
            </w:rPrChange>
          </w:rPr>
          <w:t xml:space="preserve">. Naš vmesnik bi lahko ponujal dodajanje </w:t>
        </w:r>
        <w:r w:rsidR="00337066" w:rsidRPr="00EF0816">
          <w:rPr>
            <w:rPrChange w:id="968" w:author="Žan Juvan" w:date="2020-04-22T18:18:00Z">
              <w:rPr/>
            </w:rPrChange>
          </w:rPr>
          <w:t xml:space="preserve">ali odvzemanje </w:t>
        </w:r>
      </w:ins>
      <w:ins w:id="969" w:author="Žan Juvan" w:date="2020-03-10T07:10:00Z">
        <w:r w:rsidR="008815E2" w:rsidRPr="00EF0816">
          <w:rPr>
            <w:rPrChange w:id="970" w:author="Žan Juvan" w:date="2020-04-22T18:18:00Z">
              <w:rPr/>
            </w:rPrChange>
          </w:rPr>
          <w:t>izbirnih ploščic na katere lahko klikamo. S</w:t>
        </w:r>
        <w:r w:rsidR="004254C2" w:rsidRPr="00EF0816">
          <w:rPr>
            <w:rPrChange w:id="971" w:author="Žan Juvan" w:date="2020-04-22T18:18:00Z">
              <w:rPr/>
            </w:rPrChange>
          </w:rPr>
          <w:t xml:space="preserve">preminjal bi lahko besedila, ki sedaj služijo kot </w:t>
        </w:r>
      </w:ins>
      <w:ins w:id="972" w:author="Žan Juvan" w:date="2020-03-10T07:11:00Z">
        <w:r w:rsidR="00784A10" w:rsidRPr="00EF0816">
          <w:rPr>
            <w:rPrChange w:id="973" w:author="Žan Juvan" w:date="2020-04-22T18:18:00Z">
              <w:rPr/>
            </w:rPrChange>
          </w:rPr>
          <w:t>opisi okužb</w:t>
        </w:r>
        <w:r w:rsidR="00626C9F" w:rsidRPr="00EF0816">
          <w:rPr>
            <w:rPrChange w:id="974" w:author="Žan Juvan" w:date="2020-04-22T18:18:00Z">
              <w:rPr/>
            </w:rPrChange>
          </w:rPr>
          <w:t xml:space="preserve"> ali pa sprememba slik ob besedilu in slik, ki so uporabljena za celotno sfero</w:t>
        </w:r>
      </w:ins>
      <w:ins w:id="975" w:author="Žan Juvan" w:date="2020-03-10T07:12:00Z">
        <w:r w:rsidR="00626C9F" w:rsidRPr="00EF0816">
          <w:rPr>
            <w:rPrChange w:id="976" w:author="Žan Juvan" w:date="2020-04-22T18:18:00Z">
              <w:rPr/>
            </w:rPrChange>
          </w:rPr>
          <w:t>.</w:t>
        </w:r>
        <w:r w:rsidR="001D27B4" w:rsidRPr="00EF0816">
          <w:rPr>
            <w:rPrChange w:id="977" w:author="Žan Juvan" w:date="2020-04-22T18:18:00Z">
              <w:rPr/>
            </w:rPrChange>
          </w:rPr>
          <w:t xml:space="preserve"> </w:t>
        </w:r>
        <w:r w:rsidR="00B533C1" w:rsidRPr="00EF0816">
          <w:rPr>
            <w:rPrChange w:id="978" w:author="Žan Juvan" w:date="2020-04-22T18:18:00Z">
              <w:rPr/>
            </w:rPrChange>
          </w:rPr>
          <w:t xml:space="preserve">Ta nadgradnja se bi lahko </w:t>
        </w:r>
      </w:ins>
      <w:ins w:id="979" w:author="Žan Juvan" w:date="2020-03-10T07:40:00Z">
        <w:r w:rsidR="00E22A41" w:rsidRPr="00EF0816">
          <w:rPr>
            <w:rPrChange w:id="980" w:author="Žan Juvan" w:date="2020-04-22T18:18:00Z">
              <w:rPr/>
            </w:rPrChange>
          </w:rPr>
          <w:t>uporabljala</w:t>
        </w:r>
      </w:ins>
      <w:ins w:id="981" w:author="Žan Juvan" w:date="2020-03-10T07:12:00Z">
        <w:r w:rsidR="00B533C1" w:rsidRPr="00EF0816">
          <w:rPr>
            <w:rPrChange w:id="982" w:author="Žan Juvan" w:date="2020-04-22T18:18:00Z">
              <w:rPr/>
            </w:rPrChange>
          </w:rPr>
          <w:t xml:space="preserve"> za preproste predstavi</w:t>
        </w:r>
      </w:ins>
      <w:ins w:id="983" w:author="Žan Juvan" w:date="2020-03-10T07:13:00Z">
        <w:r w:rsidR="00B533C1" w:rsidRPr="00EF0816">
          <w:rPr>
            <w:rPrChange w:id="984" w:author="Žan Juvan" w:date="2020-04-22T18:18:00Z">
              <w:rPr/>
            </w:rPrChange>
          </w:rPr>
          <w:t xml:space="preserve">tve ali pa </w:t>
        </w:r>
        <w:r w:rsidR="00462493" w:rsidRPr="00EF0816">
          <w:rPr>
            <w:rPrChange w:id="985" w:author="Žan Juvan" w:date="2020-04-22T18:18:00Z">
              <w:rPr/>
            </w:rPrChange>
          </w:rPr>
          <w:t xml:space="preserve">bi naprej delovala kot spletni učbenik, ki bi pomagal </w:t>
        </w:r>
        <w:r w:rsidR="00E25299" w:rsidRPr="00EF0816">
          <w:rPr>
            <w:rPrChange w:id="986" w:author="Žan Juvan" w:date="2020-04-22T18:18:00Z">
              <w:rPr/>
            </w:rPrChange>
          </w:rPr>
          <w:t>pri učenju otrok in odraslih</w:t>
        </w:r>
      </w:ins>
      <w:ins w:id="987" w:author="Žan Juvan" w:date="2020-03-10T07:14:00Z">
        <w:r w:rsidR="00B22321" w:rsidRPr="00EF0816">
          <w:rPr>
            <w:rPrChange w:id="988" w:author="Žan Juvan" w:date="2020-04-22T18:18:00Z">
              <w:rPr/>
            </w:rPrChange>
          </w:rPr>
          <w:t xml:space="preserve">. Področja za poučevanje bi bila lahko zgodovina, geografija, slovenščina </w:t>
        </w:r>
        <w:r w:rsidR="005E0A00" w:rsidRPr="00EF0816">
          <w:rPr>
            <w:rPrChange w:id="989" w:author="Žan Juvan" w:date="2020-04-22T18:18:00Z">
              <w:rPr/>
            </w:rPrChange>
          </w:rPr>
          <w:t>ali pa celo kak</w:t>
        </w:r>
      </w:ins>
      <w:ins w:id="990" w:author="Žan Juvan" w:date="2020-03-10T07:15:00Z">
        <w:r w:rsidR="005E0A00" w:rsidRPr="00EF0816">
          <w:rPr>
            <w:rPrChange w:id="991" w:author="Žan Juvan" w:date="2020-04-22T18:18:00Z">
              <w:rPr/>
            </w:rPrChange>
          </w:rPr>
          <w:t>šen strokovni predmet</w:t>
        </w:r>
        <w:r w:rsidR="00854528" w:rsidRPr="00EF0816">
          <w:rPr>
            <w:rPrChange w:id="992" w:author="Žan Juvan" w:date="2020-04-22T18:18:00Z">
              <w:rPr/>
            </w:rPrChange>
          </w:rPr>
          <w:t xml:space="preserve">, kot je na primer </w:t>
        </w:r>
        <w:r w:rsidR="007E7BEB" w:rsidRPr="00EF0816">
          <w:rPr>
            <w:rPrChange w:id="993" w:author="Žan Juvan" w:date="2020-04-22T18:18:00Z">
              <w:rPr/>
            </w:rPrChange>
          </w:rPr>
          <w:t>stojna oprema.</w:t>
        </w:r>
      </w:ins>
      <w:ins w:id="994" w:author="Žan Juvan" w:date="2020-03-10T07:14:00Z">
        <w:r w:rsidR="00B22321" w:rsidRPr="00EF0816">
          <w:rPr>
            <w:rPrChange w:id="995" w:author="Žan Juvan" w:date="2020-04-22T18:18:00Z">
              <w:rPr/>
            </w:rPrChange>
          </w:rPr>
          <w:t xml:space="preserve"> </w:t>
        </w:r>
      </w:ins>
    </w:p>
    <w:p w14:paraId="429CE63C" w14:textId="49CE2CF8" w:rsidR="00D923C3" w:rsidRPr="00EF0816" w:rsidDel="00605C9C" w:rsidRDefault="00811FD2">
      <w:pPr>
        <w:rPr>
          <w:ins w:id="996" w:author="Gostujoči uporabniki" w:date="2020-02-04T07:30:00Z"/>
          <w:del w:id="997" w:author="Žan Juvan" w:date="2020-03-10T07:15:00Z"/>
          <w:rPrChange w:id="998" w:author="Žan Juvan" w:date="2020-04-22T18:18:00Z">
            <w:rPr>
              <w:ins w:id="999" w:author="Gostujoči uporabniki" w:date="2020-02-04T07:30:00Z"/>
              <w:del w:id="1000" w:author="Žan Juvan" w:date="2020-03-10T07:15:00Z"/>
            </w:rPr>
          </w:rPrChange>
        </w:rPr>
        <w:pPrChange w:id="1001" w:author="Žan Juvan" w:date="2020-03-03T07:33:00Z">
          <w:pPr>
            <w:pStyle w:val="Naslov1"/>
          </w:pPr>
        </w:pPrChange>
      </w:pPr>
      <w:ins w:id="1002" w:author="Timotej Robavs" w:date="2020-03-08T11:09:00Z">
        <w:del w:id="1003" w:author="Žan Juvan" w:date="2020-03-10T07:15:00Z">
          <w:r w:rsidRPr="00EF0816" w:rsidDel="00605C9C">
            <w:rPr>
              <w:rPrChange w:id="1004" w:author="Žan Juvan" w:date="2020-04-22T18:18:00Z">
                <w:rPr/>
              </w:rPrChange>
            </w:rPr>
            <w:delText>preko</w:delText>
          </w:r>
        </w:del>
      </w:ins>
      <w:ins w:id="1005" w:author="Timotej Robavs" w:date="2020-03-08T11:10:00Z">
        <w:del w:id="1006" w:author="Žan Juvan" w:date="2020-03-10T07:15:00Z">
          <w:r w:rsidRPr="00EF0816" w:rsidDel="00605C9C">
            <w:rPr>
              <w:rPrChange w:id="1007" w:author="Žan Juvan" w:date="2020-04-22T18:18:00Z">
                <w:rPr/>
              </w:rPrChange>
            </w:rPr>
            <w:delText>ajši in</w:delText>
          </w:r>
        </w:del>
      </w:ins>
      <w:ins w:id="1008" w:author="Timotej Robavs" w:date="2020-03-08T12:08:00Z">
        <w:del w:id="1009" w:author="Žan Juvan" w:date="2020-03-10T07:15:00Z">
          <w:r w:rsidRPr="00EF0816" w:rsidDel="00605C9C">
            <w:rPr>
              <w:rPrChange w:id="1010" w:author="Žan Juvan" w:date="2020-04-22T18:18:00Z">
                <w:rPr/>
              </w:rPrChange>
            </w:rPr>
            <w:delText>zmimii</w:delText>
          </w:r>
        </w:del>
      </w:ins>
    </w:p>
    <w:p w14:paraId="6740043E" w14:textId="7F82AC04" w:rsidR="5B89F862" w:rsidRPr="00EF0816" w:rsidDel="00605C9C" w:rsidRDefault="00811FD2">
      <w:pPr>
        <w:rPr>
          <w:ins w:id="1011" w:author="Gostujoči uporabniki" w:date="2020-02-08T09:36:00Z"/>
          <w:del w:id="1012" w:author="Žan Juvan" w:date="2020-03-10T07:15:00Z"/>
          <w:rPrChange w:id="1013" w:author="Žan Juvan" w:date="2020-04-22T18:18:00Z">
            <w:rPr>
              <w:ins w:id="1014" w:author="Gostujoči uporabniki" w:date="2020-02-08T09:36:00Z"/>
              <w:del w:id="1015" w:author="Žan Juvan" w:date="2020-03-10T07:15:00Z"/>
            </w:rPr>
          </w:rPrChange>
        </w:rPr>
        <w:pPrChange w:id="1016" w:author="Gostujoči uporabniki" w:date="2020-02-04T07:30:00Z">
          <w:pPr>
            <w:pStyle w:val="Naslov1"/>
          </w:pPr>
        </w:pPrChange>
      </w:pPr>
      <w:ins w:id="1017" w:author="Gostujoči uporabniki" w:date="2020-02-04T07:30:00Z">
        <w:del w:id="1018" w:author="Žan Juvan" w:date="2020-03-10T07:15:00Z">
          <w:r w:rsidRPr="00EF0816" w:rsidDel="00605C9C">
            <w:rPr>
              <w:rPrChange w:id="1019" w:author="Žan Juvan" w:date="2020-04-22T18:18:00Z">
                <w:rPr/>
              </w:rPrChange>
            </w:rPr>
            <w:delText>Aplikacija je pripravljena za nadal</w:delText>
          </w:r>
        </w:del>
      </w:ins>
      <w:ins w:id="1020" w:author="Gostujoči uporabniki" w:date="2020-02-08T09:41:00Z">
        <w:del w:id="1021" w:author="Žan Juvan" w:date="2020-03-10T07:15:00Z">
          <w:r w:rsidRPr="00EF0816" w:rsidDel="00605C9C">
            <w:rPr>
              <w:rPrChange w:id="1022" w:author="Žan Juvan" w:date="2020-04-22T18:18:00Z">
                <w:rPr/>
              </w:rPrChange>
            </w:rPr>
            <w:delText>j</w:delText>
          </w:r>
        </w:del>
      </w:ins>
      <w:ins w:id="1023" w:author="Gostujoči uporabniki" w:date="2020-02-04T07:31:00Z">
        <w:del w:id="1024" w:author="Žan Juvan" w:date="2020-03-10T07:15:00Z">
          <w:r w:rsidRPr="00EF0816" w:rsidDel="00605C9C">
            <w:rPr>
              <w:rPrChange w:id="1025" w:author="Žan Juvan" w:date="2020-04-22T18:18:00Z">
                <w:rPr/>
              </w:rPrChange>
            </w:rPr>
            <w:delText xml:space="preserve">no uporabo, saj je ni težko prilagoditi za </w:delText>
          </w:r>
        </w:del>
      </w:ins>
      <w:ins w:id="1026" w:author="Gostujoči uporabniki" w:date="2020-02-08T09:41:00Z">
        <w:del w:id="1027" w:author="Žan Juvan" w:date="2020-03-10T07:15:00Z">
          <w:r w:rsidRPr="00EF0816" w:rsidDel="00605C9C">
            <w:rPr>
              <w:rPrChange w:id="1028" w:author="Žan Juvan" w:date="2020-04-22T18:18:00Z">
                <w:rPr/>
              </w:rPrChange>
            </w:rPr>
            <w:delText>nadaljnjo</w:delText>
          </w:r>
        </w:del>
      </w:ins>
      <w:ins w:id="1029" w:author="Gostujoči uporabniki" w:date="2020-02-04T07:32:00Z">
        <w:del w:id="1030" w:author="Žan Juvan" w:date="2020-03-10T07:15:00Z">
          <w:r w:rsidRPr="00EF0816" w:rsidDel="00605C9C">
            <w:rPr>
              <w:rPrChange w:id="1031" w:author="Žan Juvan" w:date="2020-04-22T18:18:00Z">
                <w:rPr/>
              </w:rPrChange>
            </w:rPr>
            <w:delText xml:space="preserve"> uporabo na drugih področjih v šolstvu in izven. V aplikaciji je le potrebno zamenjati slike, besedilo ter prilagoditi število ikon</w:delText>
          </w:r>
        </w:del>
      </w:ins>
      <w:ins w:id="1032" w:author="Gostujoči uporabniki" w:date="2020-02-04T07:33:00Z">
        <w:del w:id="1033" w:author="Žan Juvan" w:date="2020-03-10T07:15:00Z">
          <w:r w:rsidRPr="00EF0816" w:rsidDel="00605C9C">
            <w:rPr>
              <w:rPrChange w:id="1034" w:author="Žan Juvan" w:date="2020-04-22T18:18:00Z">
                <w:rPr/>
              </w:rPrChange>
            </w:rPr>
            <w:delText>/gumbov, ki delujejo po podobnem principu kot predstavitveni zavihki na predstavitvah, ki se uporabljajo zdaj (</w:delText>
          </w:r>
        </w:del>
      </w:ins>
      <w:ins w:id="1035" w:author="Gostujoči uporabniki" w:date="2020-02-04T07:34:00Z">
        <w:del w:id="1036" w:author="Žan Juvan" w:date="2020-03-10T07:15:00Z">
          <w:r w:rsidRPr="00EF0816" w:rsidDel="00605C9C">
            <w:rPr>
              <w:rPrChange w:id="1037" w:author="Žan Juvan" w:date="2020-04-22T18:18:00Z">
                <w:rPr/>
              </w:rPrChange>
            </w:rPr>
            <w:delText xml:space="preserve">Microsoft PowerPoint, </w:delText>
          </w:r>
        </w:del>
      </w:ins>
      <w:ins w:id="1038" w:author="Gostujoči uporabniki" w:date="2020-02-04T07:35:00Z">
        <w:del w:id="1039" w:author="Žan Juvan" w:date="2020-03-10T07:15:00Z">
          <w:r w:rsidRPr="00EF0816" w:rsidDel="00605C9C">
            <w:rPr>
              <w:rPrChange w:id="1040" w:author="Žan Juvan" w:date="2020-04-22T18:18:00Z">
                <w:rPr/>
              </w:rPrChange>
            </w:rPr>
            <w:delText>Prezi, Emaze, …)</w:delText>
          </w:r>
        </w:del>
      </w:ins>
      <w:ins w:id="1041" w:author="Gostujoči uporabniki" w:date="2020-02-08T09:36:00Z">
        <w:del w:id="1042" w:author="Žan Juvan" w:date="2020-03-10T07:15:00Z">
          <w:r w:rsidRPr="00EF0816" w:rsidDel="00605C9C">
            <w:rPr>
              <w:rPrChange w:id="1043" w:author="Žan Juvan" w:date="2020-04-22T18:18:00Z">
                <w:rPr/>
              </w:rPrChange>
            </w:rPr>
            <w:delText>.</w:delText>
          </w:r>
        </w:del>
      </w:ins>
    </w:p>
    <w:p w14:paraId="06C32768" w14:textId="530E20AB" w:rsidR="003B787E" w:rsidRPr="00EF0816" w:rsidDel="00605C9C" w:rsidRDefault="00811FD2" w:rsidP="659C3274">
      <w:pPr>
        <w:rPr>
          <w:del w:id="1044" w:author="Žan Juvan" w:date="2020-03-10T07:15:00Z"/>
        </w:rPr>
      </w:pPr>
      <w:ins w:id="1045" w:author="Gostujoči uporabniki" w:date="2020-02-08T09:36:00Z">
        <w:del w:id="1046" w:author="Žan Juvan" w:date="2020-03-09T07:48:00Z">
          <w:r w:rsidRPr="00EF0816" w:rsidDel="007F340F">
            <w:delText xml:space="preserve">Slabost aplikacije pa je, da </w:delText>
          </w:r>
        </w:del>
      </w:ins>
      <w:ins w:id="1047" w:author="Gostujoči uporabniki" w:date="2020-02-08T09:37:00Z">
        <w:del w:id="1048" w:author="Žan Juvan" w:date="2020-03-09T07:48:00Z">
          <w:r w:rsidRPr="00EF0816" w:rsidDel="007F340F">
            <w:delText xml:space="preserve">za razliko od drugih </w:delText>
          </w:r>
        </w:del>
      </w:ins>
      <w:ins w:id="1049" w:author="Gostujoči uporabniki" w:date="2020-02-08T09:38:00Z">
        <w:del w:id="1050" w:author="Žan Juvan" w:date="2020-03-09T07:48:00Z">
          <w:r w:rsidRPr="00EF0816" w:rsidDel="007F340F">
            <w:delText>VR</w:delText>
          </w:r>
        </w:del>
      </w:ins>
      <w:ins w:id="1051" w:author="Gostujoči uporabniki" w:date="2020-02-08T09:37:00Z">
        <w:del w:id="1052" w:author="Žan Juvan" w:date="2020-03-09T07:48:00Z">
          <w:r w:rsidRPr="00EF0816" w:rsidDel="007F340F">
            <w:delText xml:space="preserve"> aplikacij uporablj</w:delText>
          </w:r>
        </w:del>
      </w:ins>
      <w:ins w:id="1053" w:author="Gostujoči uporabniki" w:date="2020-02-08T09:38:00Z">
        <w:del w:id="1054" w:author="Žan Juvan" w:date="2020-03-09T07:48:00Z">
          <w:r w:rsidRPr="00EF0816" w:rsidDel="007F340F">
            <w:delText>a</w:delText>
          </w:r>
        </w:del>
      </w:ins>
      <w:ins w:id="1055" w:author="Gostujoči uporabniki" w:date="2020-02-08T09:40:00Z">
        <w:del w:id="1056" w:author="Žan Juvan" w:date="2020-03-09T07:48:00Z">
          <w:r w:rsidRPr="00EF0816" w:rsidDel="007F340F">
            <w:delText>mo</w:delText>
          </w:r>
        </w:del>
      </w:ins>
      <w:ins w:id="1057" w:author="Gostujoči uporabniki" w:date="2020-02-08T09:37:00Z">
        <w:del w:id="1058" w:author="Žan Juvan" w:date="2020-03-09T07:48:00Z">
          <w:r w:rsidRPr="00EF0816" w:rsidDel="007F340F">
            <w:delText xml:space="preserve"> le 360 stopinjski </w:delText>
          </w:r>
        </w:del>
      </w:ins>
      <w:ins w:id="1059" w:author="Gostujoči uporabniki" w:date="2020-02-08T09:38:00Z">
        <w:del w:id="1060" w:author="Žan Juvan" w:date="2020-03-09T07:48:00Z">
          <w:r w:rsidRPr="00EF0816" w:rsidDel="007F340F">
            <w:delText xml:space="preserve">pregled vsebine in ne uporabljava samega prostora, ki bi aplikaciji dodal več možnosti uporabe, a bi tudi resno </w:delText>
          </w:r>
        </w:del>
      </w:ins>
      <w:ins w:id="1061" w:author="Gostujoči uporabniki" w:date="2020-02-08T09:39:00Z">
        <w:del w:id="1062" w:author="Žan Juvan" w:date="2020-03-09T07:48:00Z">
          <w:r w:rsidRPr="00EF0816" w:rsidDel="007F340F">
            <w:delText>povečal nivo kompleksnosti izvedbe aplikacije.</w:delText>
          </w:r>
        </w:del>
      </w:ins>
    </w:p>
    <w:p w14:paraId="1B0F46FA" w14:textId="77777777" w:rsidR="004010AE" w:rsidRPr="00EF0816" w:rsidRDefault="004010AE">
      <w:pPr>
        <w:spacing w:line="259" w:lineRule="auto"/>
        <w:jc w:val="left"/>
        <w:rPr>
          <w:ins w:id="1063" w:author="Žan Juvan" w:date="2020-03-10T07:05:00Z"/>
          <w:rFonts w:asciiTheme="minorHAnsi" w:eastAsiaTheme="majorEastAsia" w:hAnsiTheme="minorHAnsi" w:cstheme="majorBidi"/>
          <w:color w:val="2F5496" w:themeColor="accent1" w:themeShade="BF"/>
          <w:sz w:val="32"/>
          <w:szCs w:val="32"/>
        </w:rPr>
      </w:pPr>
      <w:ins w:id="1064" w:author="Žan Juvan" w:date="2020-03-10T07:05:00Z">
        <w:r w:rsidRPr="00EF0816">
          <w:br w:type="page"/>
        </w:r>
      </w:ins>
    </w:p>
    <w:p w14:paraId="536A6E27" w14:textId="5BA331AE" w:rsidR="009C0B61" w:rsidRPr="00EF0816" w:rsidRDefault="00811FD2">
      <w:pPr>
        <w:pStyle w:val="Naslov1"/>
      </w:pPr>
      <w:bookmarkStart w:id="1065" w:name="_Toc38476370"/>
      <w:r w:rsidRPr="00EF0816">
        <w:lastRenderedPageBreak/>
        <w:t>Zaključek</w:t>
      </w:r>
      <w:bookmarkEnd w:id="1065"/>
      <w:del w:id="1066" w:author="Timotej Robavs" w:date="2020-03-09T21:31:00Z">
        <w:r w:rsidRPr="00EF0816" w:rsidDel="00811FD2">
          <w:delText xml:space="preserve">- kaj </w:delText>
        </w:r>
      </w:del>
      <w:del w:id="1067" w:author="Gostujoči uporabniki" w:date="2020-02-08T09:42:00Z">
        <w:r w:rsidRPr="00EF0816" w:rsidDel="00811FD2">
          <w:delText xml:space="preserve">sva </w:delText>
        </w:r>
      </w:del>
      <w:ins w:id="1068" w:author="Gostujoči uporabniki" w:date="2020-02-08T09:42:00Z">
        <w:del w:id="1069" w:author="Timotej Robavs" w:date="2020-03-09T21:31:00Z">
          <w:r w:rsidRPr="00EF0816" w:rsidDel="00811FD2">
            <w:delText xml:space="preserve">smo </w:delText>
          </w:r>
        </w:del>
      </w:ins>
      <w:del w:id="1070" w:author="Timotej Robavs" w:date="2020-03-09T21:31:00Z">
        <w:r w:rsidRPr="00EF0816" w:rsidDel="00811FD2">
          <w:delText>naredil</w:delText>
        </w:r>
      </w:del>
      <w:ins w:id="1071" w:author="Gostujoči uporabniki" w:date="2020-02-08T09:42:00Z">
        <w:del w:id="1072" w:author="Timotej Robavs" w:date="2020-03-09T21:31:00Z">
          <w:r w:rsidRPr="00EF0816" w:rsidDel="00811FD2">
            <w:delText>i</w:delText>
          </w:r>
        </w:del>
      </w:ins>
      <w:del w:id="1073" w:author="Timotej Robavs" w:date="2020-03-09T21:31:00Z">
        <w:r w:rsidRPr="00EF0816" w:rsidDel="00811FD2">
          <w:delText>a Kritika</w:delText>
        </w:r>
      </w:del>
    </w:p>
    <w:p w14:paraId="16CD94FC" w14:textId="77777777" w:rsidR="00121E03" w:rsidRPr="00EF0816" w:rsidRDefault="00121E03" w:rsidP="00121E03">
      <w:pPr>
        <w:rPr>
          <w:ins w:id="1074" w:author="Gostujoči uporabniki" w:date="2020-02-08T09:41:00Z"/>
        </w:rPr>
      </w:pPr>
    </w:p>
    <w:p w14:paraId="141F3DE7" w14:textId="77777777" w:rsidR="00121E03" w:rsidRPr="00EF0816" w:rsidRDefault="00121E03" w:rsidP="00121E03">
      <w:r w:rsidRPr="00EF0816">
        <w:t>Cilj naše naloge je bil ustvariti virtualni učbenik, o spolno prenosljivih boleznih. Za virtualno resničnost smo se odločili, ker smo od uporabnika želeli pridobiti največjo pozornost, ker menimo da je uporabnik bolj osredotočen na temo, če se giblje v virtualnem okolju, kot pri klasičnih metodah poučevanja.</w:t>
      </w:r>
    </w:p>
    <w:p w14:paraId="0D968C74" w14:textId="77777777" w:rsidR="00121E03" w:rsidRPr="00EF0816" w:rsidRDefault="00121E03" w:rsidP="00121E03">
      <w:r w:rsidRPr="00EF0816">
        <w:t xml:space="preserve">Izdelali smo aplikacijo, ki izrablja večino prednosti virtualnih okolij in je podprta na bolj znanih platformah (HTC Vive, Android, Windows), do nje lahko dostopamo tudi preko brskalnika, kar pa omogoča uporabo aplikacije še najbolj osnovnim uporabnikom računalnikov. </w:t>
      </w:r>
    </w:p>
    <w:p w14:paraId="63970732" w14:textId="77777777" w:rsidR="00121E03" w:rsidRPr="00EF0816" w:rsidRDefault="00121E03" w:rsidP="00121E03">
      <w:r w:rsidRPr="00EF0816">
        <w:t>V aplikaciji je predstavljena identična vsebina tisti v fizičnih učbenikih, ki se do še do danes uporabljajo v šolah. Edina razlika je način predstavitve vsebine, ki je po mnenju uporabnikov veliko boljši kot preko klasičnih učbenikov. Omogoča  nam izbiranje in premikanje med vsebino po odsekih oz. poglavjih, ki so predstavljeni preko ikon v aplikaciji ter strani, ki se prikažejo ob kliku na poglavje (ikona v aplikaciji)</w:t>
      </w:r>
    </w:p>
    <w:p w14:paraId="33FBE6D3" w14:textId="77777777" w:rsidR="00121E03" w:rsidRPr="00EF0816" w:rsidRDefault="00121E03" w:rsidP="00121E03">
      <w:r w:rsidRPr="00EF0816">
        <w:t>Prednosti aplikacije so, da je preprosta za uporabo, ikone so velike in ne povzročajo problemov pri branju, je ena prvih VR aplikacij na trgu (ki se uporabljajo za izobraževalne namene, saj nismo zasledili podobne aplikacije) ter aplikacija je pripravljena za uporabo v izobraževalnem sektorju, saj ni težko zamenjati vsebine in prilagoditi število gumbov.</w:t>
      </w:r>
    </w:p>
    <w:p w14:paraId="61D30870" w14:textId="77777777" w:rsidR="00121E03" w:rsidRPr="00EF0816" w:rsidRDefault="00121E03" w:rsidP="00121E03">
      <w:r w:rsidRPr="00EF0816">
        <w:t>Izboljšali bi lahko način premikanja v aplikaciji, torej, da se ne bi premikali le s pogledom temveč tudi s sprehajanjem po prostoru. To bi nam omogočalo več različnih načinov prikazovanja vsebine, ustvarjanje manjših poučnih iger znotraj aplikacije, da bi še povečali zanimanje otrok.</w:t>
      </w:r>
    </w:p>
    <w:p w14:paraId="77F79E14" w14:textId="77777777" w:rsidR="00121E03" w:rsidRPr="00EF0816" w:rsidRDefault="00121E03" w:rsidP="00121E03">
      <w:r w:rsidRPr="00EF0816">
        <w:t>Lahko bi dodali preprost grafični vmesnik za generiranje vsebine (učbenik bi postal večnamenski - ne le namenjen razlagi o spolnosti), saj bi vsakomur omogočal spreminjanje npr. učiteljem ter tudi učencem, če bi hoteli uporabiti aplikacijo kot način predstavitve.</w:t>
      </w:r>
    </w:p>
    <w:p w14:paraId="335D0499" w14:textId="71786CF5" w:rsidR="009C0B61" w:rsidRPr="00EF0816" w:rsidRDefault="00121E03" w:rsidP="00121E03">
      <w:r w:rsidRPr="00EF0816">
        <w:t>Vemo, da aplikacija ni popolna, saj je med prvimi na trgu. Marsikomu je lahko iztočnica za razvoj podobne aplikacije, ki bi lahko omogočala podobne funkcije z nadgradnjami, ki smo jih našteli pri možnih izboljšavah aplikacije. Pričakujemo, da se bodo razvili podobni učni pripomočki, a še dolgo ne bomo videli standardizirane aplikacije narejene in uporabljene za šolstvo.</w:t>
      </w:r>
    </w:p>
    <w:p w14:paraId="78748E19" w14:textId="301ECB8C" w:rsidR="00510D18" w:rsidRPr="00EF0816" w:rsidRDefault="00811FD2" w:rsidP="00510D18">
      <w:r w:rsidRPr="00EF0816">
        <w:br w:type="page"/>
      </w:r>
      <w:ins w:id="1075" w:author="Žan Juvan" w:date="2020-02-11T08:41:00Z">
        <w:del w:id="1076" w:author="Timotej Robavs" w:date="2020-03-09T21:31:00Z">
          <w:r w:rsidRPr="00EF0816" w:rsidDel="00811FD2">
            <w:delText>A4 LIST KRITIK</w:delText>
          </w:r>
        </w:del>
      </w:ins>
      <w:ins w:id="1077" w:author="Žan Juvan" w:date="2020-03-09T07:22:00Z">
        <w:del w:id="1078" w:author="Timotej Robavs" w:date="2020-03-09T21:31:00Z">
          <w:r w:rsidRPr="00EF0816" w:rsidDel="00D23F94">
            <w:delText xml:space="preserve"> I</w:delText>
          </w:r>
        </w:del>
      </w:ins>
      <w:ins w:id="1079" w:author="Žan Juvan" w:date="2020-03-09T07:23:00Z">
        <w:del w:id="1080" w:author="Timotej Robavs" w:date="2020-03-09T21:31:00Z">
          <w:r w:rsidRPr="00EF0816" w:rsidDel="00D23F94">
            <w:delText xml:space="preserve">N PREDNOST/SLABOSTI </w:delText>
          </w:r>
        </w:del>
      </w:ins>
    </w:p>
    <w:bookmarkStart w:id="1081" w:name="_Toc38476371" w:displacedByCustomXml="next"/>
    <w:sdt>
      <w:sdtPr>
        <w:rPr>
          <w:rFonts w:eastAsiaTheme="minorHAnsi" w:cstheme="minorBidi"/>
          <w:color w:val="auto"/>
          <w:sz w:val="22"/>
          <w:szCs w:val="22"/>
        </w:rPr>
        <w:id w:val="-139350318"/>
        <w:docPartObj>
          <w:docPartGallery w:val="Bibliographies"/>
          <w:docPartUnique/>
        </w:docPartObj>
      </w:sdtPr>
      <w:sdtEndPr/>
      <w:sdtContent>
        <w:p w14:paraId="169C8D37" w14:textId="0D6F2488" w:rsidR="00C9464D" w:rsidRPr="00EF0816" w:rsidRDefault="00C9464D">
          <w:pPr>
            <w:pStyle w:val="Naslov1"/>
          </w:pPr>
          <w:r w:rsidRPr="00EF0816">
            <w:t>Bibliografija</w:t>
          </w:r>
          <w:bookmarkEnd w:id="1081"/>
        </w:p>
        <w:sdt>
          <w:sdtPr>
            <w:id w:val="111145805"/>
            <w:bibliography/>
          </w:sdtPr>
          <w:sdtEndPr/>
          <w:sdtContent>
            <w:p w14:paraId="62761EE7" w14:textId="77777777" w:rsidR="00EF0816" w:rsidRDefault="00C9464D">
              <w:pPr>
                <w:rPr>
                  <w:rFonts w:asciiTheme="minorHAnsi" w:hAnsiTheme="minorHAnsi"/>
                  <w:noProof/>
                  <w:rPrChange w:id="1082" w:author="Žan Juvan" w:date="2020-04-22T18:18:00Z">
                    <w:rPr/>
                  </w:rPrChange>
                </w:rPr>
              </w:pPr>
              <w:r w:rsidRPr="00016CED">
                <w:fldChar w:fldCharType="begin"/>
              </w:r>
              <w:r w:rsidRPr="00EF0816">
                <w:instrText>BIBLIOGRAPHY</w:instrText>
              </w:r>
              <w:r w:rsidRPr="00EF0816">
                <w:rPr>
                  <w:rPrChange w:id="1083" w:author="Žan Juvan" w:date="2020-04-22T18:18:00Z">
                    <w:rPr>
                      <w:b/>
                      <w:bCs/>
                    </w:rPr>
                  </w:rPrChang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8"/>
                <w:gridCol w:w="8708"/>
              </w:tblGrid>
              <w:tr w:rsidR="00EF0816" w14:paraId="74503614" w14:textId="77777777">
                <w:trPr>
                  <w:divId w:val="537354345"/>
                  <w:tblCellSpacing w:w="15" w:type="dxa"/>
                </w:trPr>
                <w:tc>
                  <w:tcPr>
                    <w:tcW w:w="50" w:type="pct"/>
                    <w:hideMark/>
                  </w:tcPr>
                  <w:p w14:paraId="3E358C92" w14:textId="0E68B861" w:rsidR="00EF0816" w:rsidRDefault="00EF0816">
                    <w:pPr>
                      <w:pStyle w:val="Bibliografija"/>
                      <w:rPr>
                        <w:noProof/>
                        <w:sz w:val="24"/>
                        <w:szCs w:val="24"/>
                      </w:rPr>
                    </w:pPr>
                    <w:r>
                      <w:rPr>
                        <w:noProof/>
                      </w:rPr>
                      <w:t xml:space="preserve">[1] </w:t>
                    </w:r>
                  </w:p>
                </w:tc>
                <w:tc>
                  <w:tcPr>
                    <w:tcW w:w="0" w:type="auto"/>
                    <w:hideMark/>
                  </w:tcPr>
                  <w:p w14:paraId="275EA0EC" w14:textId="77777777" w:rsidR="00EF0816" w:rsidRDefault="00EF0816">
                    <w:pPr>
                      <w:pStyle w:val="Bibliografija"/>
                      <w:rPr>
                        <w:noProof/>
                      </w:rPr>
                    </w:pPr>
                    <w:r>
                      <w:rPr>
                        <w:noProof/>
                      </w:rPr>
                      <w:t>D. McCurdy, "Aframe," [Online]. Available: https://aframe.io. [Accessed november 2018].</w:t>
                    </w:r>
                  </w:p>
                </w:tc>
              </w:tr>
              <w:tr w:rsidR="00EF0816" w14:paraId="30159EB5" w14:textId="77777777">
                <w:trPr>
                  <w:divId w:val="537354345"/>
                  <w:tblCellSpacing w:w="15" w:type="dxa"/>
                </w:trPr>
                <w:tc>
                  <w:tcPr>
                    <w:tcW w:w="50" w:type="pct"/>
                    <w:hideMark/>
                  </w:tcPr>
                  <w:p w14:paraId="44378DE2" w14:textId="77777777" w:rsidR="00EF0816" w:rsidRDefault="00EF0816">
                    <w:pPr>
                      <w:pStyle w:val="Bibliografija"/>
                      <w:rPr>
                        <w:noProof/>
                      </w:rPr>
                    </w:pPr>
                    <w:r>
                      <w:rPr>
                        <w:noProof/>
                      </w:rPr>
                      <w:t xml:space="preserve">[2] </w:t>
                    </w:r>
                  </w:p>
                </w:tc>
                <w:tc>
                  <w:tcPr>
                    <w:tcW w:w="0" w:type="auto"/>
                    <w:hideMark/>
                  </w:tcPr>
                  <w:p w14:paraId="224AF13E" w14:textId="77777777" w:rsidR="00EF0816" w:rsidRDefault="00EF0816">
                    <w:pPr>
                      <w:pStyle w:val="Bibliografija"/>
                      <w:rPr>
                        <w:noProof/>
                      </w:rPr>
                    </w:pPr>
                    <w:r>
                      <w:rPr>
                        <w:noProof/>
                      </w:rPr>
                      <w:t>D. Helgason, N. Francis and J. Ante, "Unity," [Online]. Available: https://unity.com/. [Accessed oktober 2018].</w:t>
                    </w:r>
                  </w:p>
                </w:tc>
              </w:tr>
              <w:tr w:rsidR="00EF0816" w14:paraId="0F9757EE" w14:textId="77777777">
                <w:trPr>
                  <w:divId w:val="537354345"/>
                  <w:tblCellSpacing w:w="15" w:type="dxa"/>
                </w:trPr>
                <w:tc>
                  <w:tcPr>
                    <w:tcW w:w="50" w:type="pct"/>
                    <w:hideMark/>
                  </w:tcPr>
                  <w:p w14:paraId="48764EA9" w14:textId="77777777" w:rsidR="00EF0816" w:rsidRDefault="00EF0816">
                    <w:pPr>
                      <w:pStyle w:val="Bibliografija"/>
                      <w:rPr>
                        <w:noProof/>
                      </w:rPr>
                    </w:pPr>
                    <w:r>
                      <w:rPr>
                        <w:noProof/>
                      </w:rPr>
                      <w:t xml:space="preserve">[3] </w:t>
                    </w:r>
                  </w:p>
                </w:tc>
                <w:tc>
                  <w:tcPr>
                    <w:tcW w:w="0" w:type="auto"/>
                    <w:hideMark/>
                  </w:tcPr>
                  <w:p w14:paraId="7DB4791D" w14:textId="77777777" w:rsidR="00EF0816" w:rsidRDefault="00EF0816">
                    <w:pPr>
                      <w:pStyle w:val="Bibliografija"/>
                      <w:rPr>
                        <w:noProof/>
                      </w:rPr>
                    </w:pPr>
                    <w:r>
                      <w:rPr>
                        <w:noProof/>
                      </w:rPr>
                      <w:t>V. Corporation, „Steam VR,“ [Elektronski]. Available: https://assetstore.unity.com/packages/tools/integration/steamvr-plugin-32647. [Poskus dostopa januar 2019].</w:t>
                    </w:r>
                  </w:p>
                </w:tc>
              </w:tr>
              <w:tr w:rsidR="00EF0816" w14:paraId="76756DC1" w14:textId="77777777">
                <w:trPr>
                  <w:divId w:val="537354345"/>
                  <w:tblCellSpacing w:w="15" w:type="dxa"/>
                </w:trPr>
                <w:tc>
                  <w:tcPr>
                    <w:tcW w:w="50" w:type="pct"/>
                    <w:hideMark/>
                  </w:tcPr>
                  <w:p w14:paraId="3C150BD2" w14:textId="77777777" w:rsidR="00EF0816" w:rsidRDefault="00EF0816">
                    <w:pPr>
                      <w:pStyle w:val="Bibliografija"/>
                      <w:rPr>
                        <w:noProof/>
                        <w:lang w:val="en-US"/>
                      </w:rPr>
                    </w:pPr>
                    <w:r>
                      <w:rPr>
                        <w:noProof/>
                      </w:rPr>
                      <w:t xml:space="preserve">[4] </w:t>
                    </w:r>
                  </w:p>
                </w:tc>
                <w:tc>
                  <w:tcPr>
                    <w:tcW w:w="0" w:type="auto"/>
                    <w:hideMark/>
                  </w:tcPr>
                  <w:p w14:paraId="0E734046" w14:textId="77777777" w:rsidR="00EF0816" w:rsidRDefault="00EF0816">
                    <w:pPr>
                      <w:pStyle w:val="Bibliografija"/>
                      <w:rPr>
                        <w:noProof/>
                      </w:rPr>
                    </w:pPr>
                    <w:r>
                      <w:rPr>
                        <w:noProof/>
                      </w:rPr>
                      <w:t>Google, "Google AR &amp; VR," [Online]. Available: https://arvr.google.com/vr/. [Accessed november 2019].</w:t>
                    </w:r>
                  </w:p>
                </w:tc>
              </w:tr>
              <w:tr w:rsidR="00EF0816" w14:paraId="4B60879D" w14:textId="77777777">
                <w:trPr>
                  <w:divId w:val="537354345"/>
                  <w:tblCellSpacing w:w="15" w:type="dxa"/>
                </w:trPr>
                <w:tc>
                  <w:tcPr>
                    <w:tcW w:w="50" w:type="pct"/>
                    <w:hideMark/>
                  </w:tcPr>
                  <w:p w14:paraId="12008B63" w14:textId="77777777" w:rsidR="00EF0816" w:rsidRDefault="00EF0816">
                    <w:pPr>
                      <w:pStyle w:val="Bibliografija"/>
                      <w:rPr>
                        <w:noProof/>
                      </w:rPr>
                    </w:pPr>
                    <w:r>
                      <w:rPr>
                        <w:noProof/>
                      </w:rPr>
                      <w:t xml:space="preserve">[5] </w:t>
                    </w:r>
                  </w:p>
                </w:tc>
                <w:tc>
                  <w:tcPr>
                    <w:tcW w:w="0" w:type="auto"/>
                    <w:hideMark/>
                  </w:tcPr>
                  <w:p w14:paraId="39F01B9F" w14:textId="77777777" w:rsidR="00EF0816" w:rsidRDefault="00EF0816">
                    <w:pPr>
                      <w:pStyle w:val="Bibliografija"/>
                      <w:rPr>
                        <w:noProof/>
                      </w:rPr>
                    </w:pPr>
                    <w:r>
                      <w:rPr>
                        <w:noProof/>
                      </w:rPr>
                      <w:t>J. Warnock and C. Geschke, "Adobe," [Online]. Available: https://www.adobe.com/. [Accessed november 2019].</w:t>
                    </w:r>
                  </w:p>
                </w:tc>
              </w:tr>
              <w:tr w:rsidR="00EF0816" w14:paraId="0028086B" w14:textId="77777777">
                <w:trPr>
                  <w:divId w:val="537354345"/>
                  <w:tblCellSpacing w:w="15" w:type="dxa"/>
                </w:trPr>
                <w:tc>
                  <w:tcPr>
                    <w:tcW w:w="50" w:type="pct"/>
                    <w:hideMark/>
                  </w:tcPr>
                  <w:p w14:paraId="513F7E9B" w14:textId="77777777" w:rsidR="00EF0816" w:rsidRDefault="00EF0816">
                    <w:pPr>
                      <w:pStyle w:val="Bibliografija"/>
                      <w:rPr>
                        <w:noProof/>
                      </w:rPr>
                    </w:pPr>
                    <w:r>
                      <w:rPr>
                        <w:noProof/>
                      </w:rPr>
                      <w:t xml:space="preserve">[6] </w:t>
                    </w:r>
                  </w:p>
                </w:tc>
                <w:tc>
                  <w:tcPr>
                    <w:tcW w:w="0" w:type="auto"/>
                    <w:hideMark/>
                  </w:tcPr>
                  <w:p w14:paraId="0BE8E1B8" w14:textId="77777777" w:rsidR="00EF0816" w:rsidRDefault="00EF0816">
                    <w:pPr>
                      <w:pStyle w:val="Bibliografija"/>
                      <w:rPr>
                        <w:noProof/>
                      </w:rPr>
                    </w:pPr>
                    <w:r>
                      <w:rPr>
                        <w:noProof/>
                      </w:rPr>
                      <w:t>J. Wales and L. Sanger, "Wikipedija," [Online]. Available: https://en.wikipedia.org/. [Accessed oktober 2018].</w:t>
                    </w:r>
                  </w:p>
                </w:tc>
              </w:tr>
            </w:tbl>
            <w:p w14:paraId="1AD7A9AB" w14:textId="77777777" w:rsidR="00EF0816" w:rsidRDefault="00EF0816">
              <w:pPr>
                <w:divId w:val="537354345"/>
                <w:rPr>
                  <w:rFonts w:eastAsia="Times New Roman"/>
                  <w:noProof/>
                </w:rPr>
              </w:pPr>
            </w:p>
            <w:p w14:paraId="0EE22B95" w14:textId="652667F6" w:rsidR="00C9464D" w:rsidRPr="00EF0816" w:rsidRDefault="00C9464D">
              <w:r w:rsidRPr="00016CED">
                <w:rPr>
                  <w:b/>
                  <w:bCs/>
                </w:rPr>
                <w:fldChar w:fldCharType="end"/>
              </w:r>
            </w:p>
          </w:sdtContent>
        </w:sdt>
      </w:sdtContent>
    </w:sdt>
    <w:p w14:paraId="6A86DC58" w14:textId="77777777" w:rsidR="00DF0FFC" w:rsidRPr="00EF0816" w:rsidRDefault="00DF0FFC" w:rsidP="007B17CA"/>
    <w:sectPr w:rsidR="00DF0FFC" w:rsidRPr="00EF0816" w:rsidSect="001503EC">
      <w:headerReference w:type="default" r:id="rId33"/>
      <w:footerReference w:type="default" r:id="rId3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 w:author="Uroš Ocepek" w:date="2019-11-19T14:41:00Z" w:initials="UO">
    <w:p w14:paraId="194ABDF6" w14:textId="059FF2BC" w:rsidR="008F0049" w:rsidRDefault="008F0049">
      <w:pPr>
        <w:pStyle w:val="Pripombabesedilo"/>
      </w:pPr>
      <w:r>
        <w:rPr>
          <w:rStyle w:val="Pripombasklic"/>
        </w:rPr>
        <w:annotationRef/>
      </w:r>
      <w:r>
        <w:t>Uporabiti morata isti stil, kot jo imajo naslovi.</w:t>
      </w:r>
    </w:p>
  </w:comment>
  <w:comment w:id="171" w:author="Uroš Ocepek" w:date="2019-11-19T14:42:00Z" w:initials="UO">
    <w:p w14:paraId="3BB03A0B" w14:textId="4798671F" w:rsidR="008F0049" w:rsidRDefault="008F0049">
      <w:pPr>
        <w:pStyle w:val="Pripombabesedilo"/>
      </w:pPr>
      <w:r>
        <w:rPr>
          <w:rStyle w:val="Pripombasklic"/>
        </w:rPr>
        <w:annotationRef/>
      </w:r>
      <w:r>
        <w:t>Najprej morata na kratko napisati ZAKAJ smo se odločili za razvoj VR-spletne aplikacije. Nato pa povesta, kaj sta naredila.</w:t>
      </w:r>
    </w:p>
  </w:comment>
  <w:comment w:id="172" w:author="Uroš Ocepek" w:date="2019-11-19T14:43:00Z" w:initials="UO">
    <w:p w14:paraId="69BCD29C" w14:textId="1ED9607F" w:rsidR="008F0049" w:rsidRDefault="008F0049">
      <w:pPr>
        <w:pStyle w:val="Pripombabesedilo"/>
      </w:pPr>
      <w:r>
        <w:rPr>
          <w:rStyle w:val="Pripombasklic"/>
        </w:rPr>
        <w:annotationRef/>
      </w:r>
      <w:r>
        <w:t>Vse to je v resnici Povzetek in ne Uvod.</w:t>
      </w:r>
    </w:p>
  </w:comment>
  <w:comment w:id="234" w:author="Uroš Ocepek" w:date="2019-11-19T14:44:00Z" w:initials="UO">
    <w:p w14:paraId="7768CB69" w14:textId="77777777" w:rsidR="008F0049" w:rsidRDefault="008F0049">
      <w:pPr>
        <w:pStyle w:val="Pripombabesedilo"/>
      </w:pPr>
      <w:r>
        <w:rPr>
          <w:rStyle w:val="Pripombasklic"/>
        </w:rPr>
        <w:annotationRef/>
      </w:r>
      <w:r>
        <w:t>Uvod sestavita na način:</w:t>
      </w:r>
    </w:p>
    <w:p w14:paraId="479D614B" w14:textId="77777777" w:rsidR="008F0049" w:rsidRDefault="008F0049" w:rsidP="00304752">
      <w:pPr>
        <w:pStyle w:val="Pripombabesedilo"/>
        <w:numPr>
          <w:ilvl w:val="0"/>
          <w:numId w:val="2"/>
        </w:numPr>
      </w:pPr>
      <w:r>
        <w:t>Na katerem področju je bila narejena aplikacija in zakaj je to področje pomembno.</w:t>
      </w:r>
    </w:p>
    <w:p w14:paraId="1B5E8658" w14:textId="77777777" w:rsidR="008F0049" w:rsidRDefault="008F0049" w:rsidP="00304752">
      <w:pPr>
        <w:pStyle w:val="Pripombabesedilo"/>
        <w:numPr>
          <w:ilvl w:val="0"/>
          <w:numId w:val="2"/>
        </w:numPr>
      </w:pPr>
      <w:r>
        <w:t xml:space="preserve"> Kaj  točno sta naredila in katere tehnologije sta uporabila</w:t>
      </w:r>
    </w:p>
    <w:p w14:paraId="674A5DF8" w14:textId="413935D5" w:rsidR="008F0049" w:rsidRDefault="008F0049" w:rsidP="00304752">
      <w:pPr>
        <w:pStyle w:val="Pripombabesedilo"/>
        <w:numPr>
          <w:ilvl w:val="0"/>
          <w:numId w:val="2"/>
        </w:numPr>
      </w:pPr>
      <w:r>
        <w:t xml:space="preserve"> Kratek opis, kako je sestavljeno poročilo (katera poglavja so in kaj v njih opisujeta/predstavljata).</w:t>
      </w:r>
    </w:p>
  </w:comment>
  <w:comment w:id="283" w:author="Uroš Ocepek" w:date="2019-11-19T14:52:00Z" w:initials="UO">
    <w:p w14:paraId="7E846A87" w14:textId="08DB2E0D" w:rsidR="008F0049" w:rsidRDefault="008F0049">
      <w:pPr>
        <w:pStyle w:val="Pripombabesedilo"/>
      </w:pPr>
      <w:r>
        <w:rPr>
          <w:rStyle w:val="Pripombasklic"/>
        </w:rPr>
        <w:annotationRef/>
      </w:r>
      <w:r>
        <w:t>Manjka referenca na gradivo – enako pri ostalih tehnologijah v nadaljevanju.</w:t>
      </w:r>
    </w:p>
  </w:comment>
  <w:comment w:id="298" w:author="Uroš Ocepek" w:date="2019-11-19T14:52:00Z" w:initials="UO">
    <w:p w14:paraId="46D3EF1A" w14:textId="28B6B011" w:rsidR="008F0049" w:rsidRDefault="008F0049">
      <w:pPr>
        <w:pStyle w:val="Pripombabesedilo"/>
      </w:pPr>
      <w:r>
        <w:rPr>
          <w:rStyle w:val="Pripombasklic"/>
        </w:rPr>
        <w:annotationRef/>
      </w:r>
      <w:r>
        <w:t>načrtu.</w:t>
      </w:r>
    </w:p>
  </w:comment>
  <w:comment w:id="612" w:author="Uroš Ocepek" w:date="2019-11-19T15:06:00Z" w:initials="UO">
    <w:p w14:paraId="5FFB736E" w14:textId="72B9FE40" w:rsidR="008F0049" w:rsidRDefault="008F0049">
      <w:pPr>
        <w:pStyle w:val="Pripombabesedilo"/>
      </w:pPr>
      <w:r>
        <w:rPr>
          <w:rStyle w:val="Pripombasklic"/>
        </w:rPr>
        <w:annotationRef/>
      </w:r>
      <w:r>
        <w:t>Konkretneje morata opisati zgradbo in strukturo aplikacije ter kako sta jo izdelala.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4ABDF6" w15:done="1"/>
  <w15:commentEx w15:paraId="3BB03A0B" w15:done="0"/>
  <w15:commentEx w15:paraId="69BCD29C" w15:done="0"/>
  <w15:commentEx w15:paraId="674A5DF8" w15:done="1"/>
  <w15:commentEx w15:paraId="7E846A87" w15:done="1"/>
  <w15:commentEx w15:paraId="46D3EF1A" w15:done="1"/>
  <w15:commentEx w15:paraId="5FFB736E"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4ABDF6" w16cid:durableId="217E7DB3"/>
  <w16cid:commentId w16cid:paraId="3BB03A0B" w16cid:durableId="217E7DEC"/>
  <w16cid:commentId w16cid:paraId="69BCD29C" w16cid:durableId="217E7E1D"/>
  <w16cid:commentId w16cid:paraId="674A5DF8" w16cid:durableId="217E7E33"/>
  <w16cid:commentId w16cid:paraId="7E846A87" w16cid:durableId="217E8011"/>
  <w16cid:commentId w16cid:paraId="46D3EF1A" w16cid:durableId="217E8030"/>
  <w16cid:commentId w16cid:paraId="5FFB736E" w16cid:durableId="217E83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5A10E6" w14:textId="77777777" w:rsidR="00C325F5" w:rsidRDefault="00C325F5" w:rsidP="00492274">
      <w:pPr>
        <w:spacing w:after="0"/>
      </w:pPr>
      <w:r>
        <w:separator/>
      </w:r>
    </w:p>
  </w:endnote>
  <w:endnote w:type="continuationSeparator" w:id="0">
    <w:p w14:paraId="4F02091A" w14:textId="77777777" w:rsidR="00C325F5" w:rsidRDefault="00C325F5" w:rsidP="00492274">
      <w:pPr>
        <w:spacing w:after="0"/>
      </w:pPr>
      <w:r>
        <w:continuationSeparator/>
      </w:r>
    </w:p>
  </w:endnote>
  <w:endnote w:type="continuationNotice" w:id="1">
    <w:p w14:paraId="2E6BC32F" w14:textId="77777777" w:rsidR="00C325F5" w:rsidRDefault="00C325F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EE"/>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1088" w:author="Žan Juvan" w:date="2020-04-22T18:48:00Z"/>
  <w:sdt>
    <w:sdtPr>
      <w:id w:val="-540899907"/>
      <w:docPartObj>
        <w:docPartGallery w:val="Page Numbers (Bottom of Page)"/>
        <w:docPartUnique/>
      </w:docPartObj>
    </w:sdtPr>
    <w:sdtEndPr/>
    <w:sdtContent>
      <w:customXmlInsRangeEnd w:id="1088"/>
      <w:p w14:paraId="01F5AF68" w14:textId="23D9A6D3" w:rsidR="006A3C55" w:rsidRDefault="006A3C55">
        <w:pPr>
          <w:pStyle w:val="Noga"/>
          <w:jc w:val="center"/>
          <w:rPr>
            <w:ins w:id="1089" w:author="Žan Juvan" w:date="2020-04-22T18:48:00Z"/>
          </w:rPr>
        </w:pPr>
        <w:ins w:id="1090" w:author="Žan Juvan" w:date="2020-04-22T18:48:00Z">
          <w:r>
            <w:fldChar w:fldCharType="begin"/>
          </w:r>
          <w:r>
            <w:instrText>PAGE   \* MERGEFORMAT</w:instrText>
          </w:r>
          <w:r>
            <w:fldChar w:fldCharType="separate"/>
          </w:r>
          <w:r>
            <w:t>2</w:t>
          </w:r>
          <w:r>
            <w:fldChar w:fldCharType="end"/>
          </w:r>
        </w:ins>
      </w:p>
      <w:customXmlInsRangeStart w:id="1091" w:author="Žan Juvan" w:date="2020-04-22T18:48:00Z"/>
    </w:sdtContent>
  </w:sdt>
  <w:customXmlInsRangeEnd w:id="1091"/>
  <w:p w14:paraId="75C0540F" w14:textId="6EFFE07B" w:rsidR="008F0049" w:rsidRDefault="008F0049">
    <w:pPr>
      <w:pStyle w:val="Noga"/>
      <w:pPrChange w:id="1092" w:author="Timotej Robavs" w:date="2020-02-10T16:44:00Z">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A8C26D" w14:textId="77777777" w:rsidR="00C325F5" w:rsidRDefault="00C325F5" w:rsidP="00492274">
      <w:pPr>
        <w:spacing w:after="0"/>
      </w:pPr>
      <w:r>
        <w:separator/>
      </w:r>
    </w:p>
  </w:footnote>
  <w:footnote w:type="continuationSeparator" w:id="0">
    <w:p w14:paraId="7154D4E2" w14:textId="77777777" w:rsidR="00C325F5" w:rsidRDefault="00C325F5" w:rsidP="00492274">
      <w:pPr>
        <w:spacing w:after="0"/>
      </w:pPr>
      <w:r>
        <w:continuationSeparator/>
      </w:r>
    </w:p>
  </w:footnote>
  <w:footnote w:type="continuationNotice" w:id="1">
    <w:p w14:paraId="34186B5D" w14:textId="77777777" w:rsidR="00C325F5" w:rsidRDefault="00C325F5">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4"/>
      <w:gridCol w:w="3024"/>
      <w:gridCol w:w="3024"/>
    </w:tblGrid>
    <w:tr w:rsidR="008F0049" w14:paraId="1730989F" w14:textId="77777777" w:rsidTr="54697DAF">
      <w:tc>
        <w:tcPr>
          <w:tcW w:w="3024" w:type="dxa"/>
        </w:tcPr>
        <w:p w14:paraId="79B90CAA" w14:textId="172A48F4" w:rsidR="008F0049" w:rsidRDefault="008F0049">
          <w:pPr>
            <w:pStyle w:val="Glava"/>
            <w:ind w:left="-115"/>
            <w:jc w:val="left"/>
            <w:pPrChange w:id="1084" w:author="Timotej Robavs" w:date="2020-02-10T16:44:00Z">
              <w:pPr/>
            </w:pPrChange>
          </w:pPr>
        </w:p>
      </w:tc>
      <w:tc>
        <w:tcPr>
          <w:tcW w:w="3024" w:type="dxa"/>
        </w:tcPr>
        <w:p w14:paraId="5C36BCB7" w14:textId="72CE3B7C" w:rsidR="008F0049" w:rsidRDefault="008F0049">
          <w:pPr>
            <w:pStyle w:val="Glava"/>
            <w:jc w:val="center"/>
            <w:pPrChange w:id="1085" w:author="Timotej Robavs" w:date="2020-02-10T16:44:00Z">
              <w:pPr/>
            </w:pPrChange>
          </w:pPr>
        </w:p>
      </w:tc>
      <w:tc>
        <w:tcPr>
          <w:tcW w:w="3024" w:type="dxa"/>
        </w:tcPr>
        <w:p w14:paraId="13E9B985" w14:textId="3D78491A" w:rsidR="008F0049" w:rsidRDefault="008F0049">
          <w:pPr>
            <w:pStyle w:val="Glava"/>
            <w:ind w:right="-115"/>
            <w:jc w:val="right"/>
            <w:pPrChange w:id="1086" w:author="Timotej Robavs" w:date="2020-02-10T16:44:00Z">
              <w:pPr/>
            </w:pPrChange>
          </w:pPr>
        </w:p>
      </w:tc>
    </w:tr>
  </w:tbl>
  <w:p w14:paraId="1CF9FE18" w14:textId="2E882CF1" w:rsidR="008F0049" w:rsidRDefault="008F0049">
    <w:pPr>
      <w:pStyle w:val="Glava"/>
      <w:pPrChange w:id="1087" w:author="Timotej Robavs" w:date="2020-02-10T16:44:00Z">
        <w:pPr/>
      </w:pPrChang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5250D7"/>
    <w:multiLevelType w:val="hybridMultilevel"/>
    <w:tmpl w:val="03AEAA3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15:restartNumberingAfterBreak="0">
    <w:nsid w:val="2E540FC4"/>
    <w:multiLevelType w:val="multilevel"/>
    <w:tmpl w:val="5656A0A8"/>
    <w:lvl w:ilvl="0">
      <w:start w:val="1"/>
      <w:numFmt w:val="decimal"/>
      <w:pStyle w:val="Naslov1"/>
      <w:lvlText w:val="%1."/>
      <w:lvlJc w:val="left"/>
      <w:pPr>
        <w:ind w:left="360" w:hanging="360"/>
      </w:pPr>
    </w:lvl>
    <w:lvl w:ilvl="1">
      <w:start w:val="1"/>
      <w:numFmt w:val="decimal"/>
      <w:pStyle w:val="Naslov2"/>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74638B"/>
    <w:multiLevelType w:val="hybridMultilevel"/>
    <w:tmpl w:val="9794A250"/>
    <w:lvl w:ilvl="0" w:tplc="23E20928">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1"/>
  </w:num>
  <w:num w:numId="5">
    <w:abstractNumId w:val="1"/>
  </w:num>
  <w:num w:numId="6">
    <w:abstractNumId w:val="1"/>
  </w:num>
  <w:num w:numId="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Žan Juvan">
    <w15:presenceInfo w15:providerId="AD" w15:userId="S::zan.juvan@dijak.stps-tr.si::7d1fe23a-69aa-47a7-b747-316bbc17b88b"/>
  </w15:person>
  <w15:person w15:author="Timotej Robavs">
    <w15:presenceInfo w15:providerId="AD" w15:userId="S::timotej.robavs@dijak.stps-tr.si::993226a6-6ee0-4e0f-868e-a7add4b956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revisionView w:comments="0" w:insDel="0" w:formatting="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FBF"/>
    <w:rsid w:val="0000039C"/>
    <w:rsid w:val="00000DDC"/>
    <w:rsid w:val="00001991"/>
    <w:rsid w:val="00001CF2"/>
    <w:rsid w:val="000035A0"/>
    <w:rsid w:val="00015621"/>
    <w:rsid w:val="00015D4D"/>
    <w:rsid w:val="00015F6C"/>
    <w:rsid w:val="000167A2"/>
    <w:rsid w:val="00016CED"/>
    <w:rsid w:val="00020006"/>
    <w:rsid w:val="00021498"/>
    <w:rsid w:val="000231CA"/>
    <w:rsid w:val="0002461A"/>
    <w:rsid w:val="0002475D"/>
    <w:rsid w:val="00024F56"/>
    <w:rsid w:val="00025A77"/>
    <w:rsid w:val="00032741"/>
    <w:rsid w:val="000350BB"/>
    <w:rsid w:val="0004291C"/>
    <w:rsid w:val="000468F0"/>
    <w:rsid w:val="00053B28"/>
    <w:rsid w:val="0006017E"/>
    <w:rsid w:val="000609EE"/>
    <w:rsid w:val="00061A26"/>
    <w:rsid w:val="00062DDC"/>
    <w:rsid w:val="00063CD1"/>
    <w:rsid w:val="000706B2"/>
    <w:rsid w:val="00072130"/>
    <w:rsid w:val="000730D8"/>
    <w:rsid w:val="0007377B"/>
    <w:rsid w:val="00075A2C"/>
    <w:rsid w:val="00075B32"/>
    <w:rsid w:val="00077825"/>
    <w:rsid w:val="00077D3F"/>
    <w:rsid w:val="00081913"/>
    <w:rsid w:val="00083B10"/>
    <w:rsid w:val="00085A5F"/>
    <w:rsid w:val="00085E60"/>
    <w:rsid w:val="000A2212"/>
    <w:rsid w:val="000A6DA9"/>
    <w:rsid w:val="000B5FE2"/>
    <w:rsid w:val="000B775C"/>
    <w:rsid w:val="000B7AC0"/>
    <w:rsid w:val="000C1ED7"/>
    <w:rsid w:val="000C47AB"/>
    <w:rsid w:val="000C5BFE"/>
    <w:rsid w:val="000D1BF5"/>
    <w:rsid w:val="000D6088"/>
    <w:rsid w:val="000E1988"/>
    <w:rsid w:val="000E261E"/>
    <w:rsid w:val="000F440F"/>
    <w:rsid w:val="00100277"/>
    <w:rsid w:val="00102FD2"/>
    <w:rsid w:val="00104611"/>
    <w:rsid w:val="00104A0E"/>
    <w:rsid w:val="00104BBB"/>
    <w:rsid w:val="0011108D"/>
    <w:rsid w:val="00112F20"/>
    <w:rsid w:val="00117B2E"/>
    <w:rsid w:val="00121E03"/>
    <w:rsid w:val="00125FA3"/>
    <w:rsid w:val="00127202"/>
    <w:rsid w:val="00132EE7"/>
    <w:rsid w:val="00134D04"/>
    <w:rsid w:val="001361C3"/>
    <w:rsid w:val="001369E5"/>
    <w:rsid w:val="00136C80"/>
    <w:rsid w:val="00137AAB"/>
    <w:rsid w:val="00140C1E"/>
    <w:rsid w:val="00140E9C"/>
    <w:rsid w:val="00141386"/>
    <w:rsid w:val="0014482D"/>
    <w:rsid w:val="001472F1"/>
    <w:rsid w:val="0014731F"/>
    <w:rsid w:val="001503EC"/>
    <w:rsid w:val="00150536"/>
    <w:rsid w:val="0015131C"/>
    <w:rsid w:val="00152E26"/>
    <w:rsid w:val="0015470B"/>
    <w:rsid w:val="0015571A"/>
    <w:rsid w:val="00156349"/>
    <w:rsid w:val="001568FE"/>
    <w:rsid w:val="001607D0"/>
    <w:rsid w:val="001615BD"/>
    <w:rsid w:val="0016489A"/>
    <w:rsid w:val="0016627F"/>
    <w:rsid w:val="00172A3A"/>
    <w:rsid w:val="00173564"/>
    <w:rsid w:val="00174F18"/>
    <w:rsid w:val="00175D66"/>
    <w:rsid w:val="00182186"/>
    <w:rsid w:val="00184E40"/>
    <w:rsid w:val="00192193"/>
    <w:rsid w:val="00192947"/>
    <w:rsid w:val="001962A2"/>
    <w:rsid w:val="001A2812"/>
    <w:rsid w:val="001A4026"/>
    <w:rsid w:val="001A679E"/>
    <w:rsid w:val="001B1DD7"/>
    <w:rsid w:val="001B4C69"/>
    <w:rsid w:val="001B50E0"/>
    <w:rsid w:val="001B7DD5"/>
    <w:rsid w:val="001C01D4"/>
    <w:rsid w:val="001C3966"/>
    <w:rsid w:val="001C4514"/>
    <w:rsid w:val="001C4C1D"/>
    <w:rsid w:val="001D01CE"/>
    <w:rsid w:val="001D27B4"/>
    <w:rsid w:val="001D5AE6"/>
    <w:rsid w:val="001D6616"/>
    <w:rsid w:val="001D6CC6"/>
    <w:rsid w:val="001D6DAF"/>
    <w:rsid w:val="001E0CAD"/>
    <w:rsid w:val="001E0DAB"/>
    <w:rsid w:val="001E52C3"/>
    <w:rsid w:val="001E6222"/>
    <w:rsid w:val="001E7347"/>
    <w:rsid w:val="001E767B"/>
    <w:rsid w:val="00200873"/>
    <w:rsid w:val="002050D2"/>
    <w:rsid w:val="00205D31"/>
    <w:rsid w:val="00206B6B"/>
    <w:rsid w:val="00207F95"/>
    <w:rsid w:val="0021233E"/>
    <w:rsid w:val="0021233F"/>
    <w:rsid w:val="00213735"/>
    <w:rsid w:val="00216CC1"/>
    <w:rsid w:val="00217D24"/>
    <w:rsid w:val="00220D5E"/>
    <w:rsid w:val="00224AC3"/>
    <w:rsid w:val="00224D35"/>
    <w:rsid w:val="00232668"/>
    <w:rsid w:val="00232AD6"/>
    <w:rsid w:val="00236C41"/>
    <w:rsid w:val="002376BC"/>
    <w:rsid w:val="00240E85"/>
    <w:rsid w:val="00241121"/>
    <w:rsid w:val="00241571"/>
    <w:rsid w:val="00247FA4"/>
    <w:rsid w:val="0025018F"/>
    <w:rsid w:val="0025125A"/>
    <w:rsid w:val="00253CA4"/>
    <w:rsid w:val="0025423D"/>
    <w:rsid w:val="00255B66"/>
    <w:rsid w:val="0025745E"/>
    <w:rsid w:val="002618DA"/>
    <w:rsid w:val="00264917"/>
    <w:rsid w:val="0027042C"/>
    <w:rsid w:val="00274EC9"/>
    <w:rsid w:val="00276340"/>
    <w:rsid w:val="0028179A"/>
    <w:rsid w:val="002823A4"/>
    <w:rsid w:val="00283B6A"/>
    <w:rsid w:val="00284853"/>
    <w:rsid w:val="00290FA9"/>
    <w:rsid w:val="00291D86"/>
    <w:rsid w:val="002922E8"/>
    <w:rsid w:val="0029775C"/>
    <w:rsid w:val="00297EC1"/>
    <w:rsid w:val="002A1965"/>
    <w:rsid w:val="002A42FC"/>
    <w:rsid w:val="002A7FF6"/>
    <w:rsid w:val="002B094F"/>
    <w:rsid w:val="002B21A6"/>
    <w:rsid w:val="002B3B90"/>
    <w:rsid w:val="002B4255"/>
    <w:rsid w:val="002B74C1"/>
    <w:rsid w:val="002C1E93"/>
    <w:rsid w:val="002C2139"/>
    <w:rsid w:val="002D0493"/>
    <w:rsid w:val="002D7B26"/>
    <w:rsid w:val="002E540E"/>
    <w:rsid w:val="002E6DB0"/>
    <w:rsid w:val="002F1BB8"/>
    <w:rsid w:val="002F2760"/>
    <w:rsid w:val="002F67C3"/>
    <w:rsid w:val="002F6A66"/>
    <w:rsid w:val="002F7B8E"/>
    <w:rsid w:val="00300FCA"/>
    <w:rsid w:val="0030274D"/>
    <w:rsid w:val="003033E2"/>
    <w:rsid w:val="003045CB"/>
    <w:rsid w:val="00304752"/>
    <w:rsid w:val="00306FDC"/>
    <w:rsid w:val="003076BC"/>
    <w:rsid w:val="003206BE"/>
    <w:rsid w:val="00321A25"/>
    <w:rsid w:val="0032747A"/>
    <w:rsid w:val="0033293B"/>
    <w:rsid w:val="00335324"/>
    <w:rsid w:val="00335F1B"/>
    <w:rsid w:val="00337066"/>
    <w:rsid w:val="00337703"/>
    <w:rsid w:val="00345AC9"/>
    <w:rsid w:val="0034797E"/>
    <w:rsid w:val="00350105"/>
    <w:rsid w:val="00350ABA"/>
    <w:rsid w:val="00350D03"/>
    <w:rsid w:val="00351251"/>
    <w:rsid w:val="003578CE"/>
    <w:rsid w:val="003617A9"/>
    <w:rsid w:val="00365CB7"/>
    <w:rsid w:val="00366AB8"/>
    <w:rsid w:val="00366F95"/>
    <w:rsid w:val="003764F0"/>
    <w:rsid w:val="0037755F"/>
    <w:rsid w:val="00382C93"/>
    <w:rsid w:val="0038753C"/>
    <w:rsid w:val="00387F8E"/>
    <w:rsid w:val="00390324"/>
    <w:rsid w:val="00393202"/>
    <w:rsid w:val="00393729"/>
    <w:rsid w:val="0039438B"/>
    <w:rsid w:val="00394EB5"/>
    <w:rsid w:val="00395AD1"/>
    <w:rsid w:val="003A1EA6"/>
    <w:rsid w:val="003A35C3"/>
    <w:rsid w:val="003B006B"/>
    <w:rsid w:val="003B1DFE"/>
    <w:rsid w:val="003B4574"/>
    <w:rsid w:val="003B787E"/>
    <w:rsid w:val="003B79C0"/>
    <w:rsid w:val="003C54FF"/>
    <w:rsid w:val="003C5EC6"/>
    <w:rsid w:val="003D19E7"/>
    <w:rsid w:val="003D3055"/>
    <w:rsid w:val="003D323F"/>
    <w:rsid w:val="003D479D"/>
    <w:rsid w:val="003D7746"/>
    <w:rsid w:val="003E5973"/>
    <w:rsid w:val="003E5C31"/>
    <w:rsid w:val="003E673C"/>
    <w:rsid w:val="003F1C3F"/>
    <w:rsid w:val="004010AE"/>
    <w:rsid w:val="00402D47"/>
    <w:rsid w:val="00403B35"/>
    <w:rsid w:val="00404D7F"/>
    <w:rsid w:val="00405037"/>
    <w:rsid w:val="00405F1B"/>
    <w:rsid w:val="00411E13"/>
    <w:rsid w:val="0041523F"/>
    <w:rsid w:val="00415DBA"/>
    <w:rsid w:val="0042097B"/>
    <w:rsid w:val="00421E9D"/>
    <w:rsid w:val="00422DFD"/>
    <w:rsid w:val="00423A6B"/>
    <w:rsid w:val="004248F2"/>
    <w:rsid w:val="004254C2"/>
    <w:rsid w:val="0042697E"/>
    <w:rsid w:val="00430069"/>
    <w:rsid w:val="00431966"/>
    <w:rsid w:val="00433848"/>
    <w:rsid w:val="00433A78"/>
    <w:rsid w:val="00433FF9"/>
    <w:rsid w:val="004353B0"/>
    <w:rsid w:val="00440889"/>
    <w:rsid w:val="00446AB0"/>
    <w:rsid w:val="004533CD"/>
    <w:rsid w:val="00454F74"/>
    <w:rsid w:val="00456CA2"/>
    <w:rsid w:val="00457FA1"/>
    <w:rsid w:val="00461DBC"/>
    <w:rsid w:val="00462493"/>
    <w:rsid w:val="004669C7"/>
    <w:rsid w:val="00466A92"/>
    <w:rsid w:val="00470D80"/>
    <w:rsid w:val="00475A01"/>
    <w:rsid w:val="00481082"/>
    <w:rsid w:val="004812A7"/>
    <w:rsid w:val="00484A63"/>
    <w:rsid w:val="0048E23A"/>
    <w:rsid w:val="00491185"/>
    <w:rsid w:val="00492274"/>
    <w:rsid w:val="00495972"/>
    <w:rsid w:val="00495A6A"/>
    <w:rsid w:val="00496FEB"/>
    <w:rsid w:val="004A27F4"/>
    <w:rsid w:val="004A311D"/>
    <w:rsid w:val="004A4FC9"/>
    <w:rsid w:val="004A59CA"/>
    <w:rsid w:val="004B1322"/>
    <w:rsid w:val="004B2D5E"/>
    <w:rsid w:val="004B2E67"/>
    <w:rsid w:val="004C58CA"/>
    <w:rsid w:val="004C6CA3"/>
    <w:rsid w:val="004C6FFB"/>
    <w:rsid w:val="004C705E"/>
    <w:rsid w:val="004D4BC9"/>
    <w:rsid w:val="004D4D9E"/>
    <w:rsid w:val="004D7AB4"/>
    <w:rsid w:val="004E0AFE"/>
    <w:rsid w:val="004E282D"/>
    <w:rsid w:val="004E47B2"/>
    <w:rsid w:val="004E574D"/>
    <w:rsid w:val="004E7E9D"/>
    <w:rsid w:val="004F2CE1"/>
    <w:rsid w:val="004F307C"/>
    <w:rsid w:val="004F3873"/>
    <w:rsid w:val="004F3C17"/>
    <w:rsid w:val="004F485A"/>
    <w:rsid w:val="00500241"/>
    <w:rsid w:val="005012EF"/>
    <w:rsid w:val="00503345"/>
    <w:rsid w:val="00505243"/>
    <w:rsid w:val="00510D18"/>
    <w:rsid w:val="005126B3"/>
    <w:rsid w:val="0051496B"/>
    <w:rsid w:val="00516314"/>
    <w:rsid w:val="00516F72"/>
    <w:rsid w:val="005206AC"/>
    <w:rsid w:val="005254AA"/>
    <w:rsid w:val="00530589"/>
    <w:rsid w:val="00530BEB"/>
    <w:rsid w:val="00541140"/>
    <w:rsid w:val="00541EB6"/>
    <w:rsid w:val="00542190"/>
    <w:rsid w:val="0054535C"/>
    <w:rsid w:val="00545793"/>
    <w:rsid w:val="00550C55"/>
    <w:rsid w:val="00552BC5"/>
    <w:rsid w:val="00553FB1"/>
    <w:rsid w:val="005625DC"/>
    <w:rsid w:val="00570E1E"/>
    <w:rsid w:val="00572335"/>
    <w:rsid w:val="00574C52"/>
    <w:rsid w:val="00577053"/>
    <w:rsid w:val="00584E8F"/>
    <w:rsid w:val="0059069B"/>
    <w:rsid w:val="005A1C02"/>
    <w:rsid w:val="005A3793"/>
    <w:rsid w:val="005A6162"/>
    <w:rsid w:val="005B0B80"/>
    <w:rsid w:val="005B20B0"/>
    <w:rsid w:val="005B2886"/>
    <w:rsid w:val="005B4E69"/>
    <w:rsid w:val="005B5019"/>
    <w:rsid w:val="005B5BAE"/>
    <w:rsid w:val="005B6FB3"/>
    <w:rsid w:val="005C0909"/>
    <w:rsid w:val="005C22E2"/>
    <w:rsid w:val="005C2CCC"/>
    <w:rsid w:val="005D357D"/>
    <w:rsid w:val="005E0A00"/>
    <w:rsid w:val="005F03A3"/>
    <w:rsid w:val="005F0F63"/>
    <w:rsid w:val="005F1C67"/>
    <w:rsid w:val="005F24E7"/>
    <w:rsid w:val="005F6B77"/>
    <w:rsid w:val="005F72DA"/>
    <w:rsid w:val="00600A8D"/>
    <w:rsid w:val="00604C74"/>
    <w:rsid w:val="00605C9C"/>
    <w:rsid w:val="00606012"/>
    <w:rsid w:val="0061575D"/>
    <w:rsid w:val="0061796E"/>
    <w:rsid w:val="00621124"/>
    <w:rsid w:val="00624E85"/>
    <w:rsid w:val="00625FA9"/>
    <w:rsid w:val="00626A67"/>
    <w:rsid w:val="00626C9F"/>
    <w:rsid w:val="0063186B"/>
    <w:rsid w:val="006320E9"/>
    <w:rsid w:val="00632A8D"/>
    <w:rsid w:val="006378F5"/>
    <w:rsid w:val="0063792B"/>
    <w:rsid w:val="006405E8"/>
    <w:rsid w:val="00641957"/>
    <w:rsid w:val="006435F9"/>
    <w:rsid w:val="00646BA1"/>
    <w:rsid w:val="00647EE6"/>
    <w:rsid w:val="00650671"/>
    <w:rsid w:val="00652602"/>
    <w:rsid w:val="006548AA"/>
    <w:rsid w:val="006564A6"/>
    <w:rsid w:val="00657658"/>
    <w:rsid w:val="00657D18"/>
    <w:rsid w:val="00660C98"/>
    <w:rsid w:val="006625D6"/>
    <w:rsid w:val="006661DB"/>
    <w:rsid w:val="00667043"/>
    <w:rsid w:val="006670BA"/>
    <w:rsid w:val="00670659"/>
    <w:rsid w:val="00674336"/>
    <w:rsid w:val="00675EC7"/>
    <w:rsid w:val="00680987"/>
    <w:rsid w:val="00681DF3"/>
    <w:rsid w:val="00684650"/>
    <w:rsid w:val="00684B1C"/>
    <w:rsid w:val="006850ED"/>
    <w:rsid w:val="00691D86"/>
    <w:rsid w:val="006947DF"/>
    <w:rsid w:val="00695F67"/>
    <w:rsid w:val="006A335B"/>
    <w:rsid w:val="006A3C55"/>
    <w:rsid w:val="006A7EBE"/>
    <w:rsid w:val="006B0C31"/>
    <w:rsid w:val="006B253D"/>
    <w:rsid w:val="006B3F9C"/>
    <w:rsid w:val="006C1A58"/>
    <w:rsid w:val="006C5A1C"/>
    <w:rsid w:val="006C6C34"/>
    <w:rsid w:val="006D2DBA"/>
    <w:rsid w:val="006D3020"/>
    <w:rsid w:val="006D4FAB"/>
    <w:rsid w:val="006D6B8C"/>
    <w:rsid w:val="006D7701"/>
    <w:rsid w:val="006D7A78"/>
    <w:rsid w:val="006E1F32"/>
    <w:rsid w:val="006E4308"/>
    <w:rsid w:val="006E4BC3"/>
    <w:rsid w:val="006E56F8"/>
    <w:rsid w:val="006E5C2F"/>
    <w:rsid w:val="006E6E37"/>
    <w:rsid w:val="006F0AF9"/>
    <w:rsid w:val="006F62AD"/>
    <w:rsid w:val="006F7B33"/>
    <w:rsid w:val="007025CB"/>
    <w:rsid w:val="00706C36"/>
    <w:rsid w:val="007104C5"/>
    <w:rsid w:val="00711748"/>
    <w:rsid w:val="007129B8"/>
    <w:rsid w:val="00714A1B"/>
    <w:rsid w:val="007157AD"/>
    <w:rsid w:val="007257E8"/>
    <w:rsid w:val="00730053"/>
    <w:rsid w:val="00730E3D"/>
    <w:rsid w:val="00733C6D"/>
    <w:rsid w:val="00734660"/>
    <w:rsid w:val="00735D95"/>
    <w:rsid w:val="0073727A"/>
    <w:rsid w:val="007379D5"/>
    <w:rsid w:val="00740F9D"/>
    <w:rsid w:val="00742777"/>
    <w:rsid w:val="00744627"/>
    <w:rsid w:val="00744B2E"/>
    <w:rsid w:val="00745885"/>
    <w:rsid w:val="00747D8E"/>
    <w:rsid w:val="00750F09"/>
    <w:rsid w:val="00752324"/>
    <w:rsid w:val="00760D3A"/>
    <w:rsid w:val="00761396"/>
    <w:rsid w:val="00761BE3"/>
    <w:rsid w:val="00761FBF"/>
    <w:rsid w:val="00764C98"/>
    <w:rsid w:val="0077195B"/>
    <w:rsid w:val="00776CB9"/>
    <w:rsid w:val="00783C2C"/>
    <w:rsid w:val="00784A10"/>
    <w:rsid w:val="00787BA3"/>
    <w:rsid w:val="00791E60"/>
    <w:rsid w:val="007930B2"/>
    <w:rsid w:val="007944F9"/>
    <w:rsid w:val="00797086"/>
    <w:rsid w:val="007A28B8"/>
    <w:rsid w:val="007A4430"/>
    <w:rsid w:val="007A514B"/>
    <w:rsid w:val="007B147E"/>
    <w:rsid w:val="007B15B3"/>
    <w:rsid w:val="007B17CA"/>
    <w:rsid w:val="007B4395"/>
    <w:rsid w:val="007C2A30"/>
    <w:rsid w:val="007C2A8B"/>
    <w:rsid w:val="007C4F6A"/>
    <w:rsid w:val="007C6B49"/>
    <w:rsid w:val="007D02F4"/>
    <w:rsid w:val="007D4186"/>
    <w:rsid w:val="007D54A5"/>
    <w:rsid w:val="007E0AC0"/>
    <w:rsid w:val="007E0FC9"/>
    <w:rsid w:val="007E4CE1"/>
    <w:rsid w:val="007E7BEB"/>
    <w:rsid w:val="007F02C5"/>
    <w:rsid w:val="007F0304"/>
    <w:rsid w:val="007F0B1C"/>
    <w:rsid w:val="007F0F40"/>
    <w:rsid w:val="007F10D6"/>
    <w:rsid w:val="007F340F"/>
    <w:rsid w:val="007F38BA"/>
    <w:rsid w:val="007F3B96"/>
    <w:rsid w:val="007F3DDD"/>
    <w:rsid w:val="007F3E82"/>
    <w:rsid w:val="0080058E"/>
    <w:rsid w:val="00802E97"/>
    <w:rsid w:val="00803945"/>
    <w:rsid w:val="00803AD7"/>
    <w:rsid w:val="008049D0"/>
    <w:rsid w:val="00804CEA"/>
    <w:rsid w:val="00806BDD"/>
    <w:rsid w:val="00810950"/>
    <w:rsid w:val="00811FD2"/>
    <w:rsid w:val="0081234F"/>
    <w:rsid w:val="008126D2"/>
    <w:rsid w:val="00812954"/>
    <w:rsid w:val="00813C55"/>
    <w:rsid w:val="00814081"/>
    <w:rsid w:val="008150A5"/>
    <w:rsid w:val="008208B0"/>
    <w:rsid w:val="00821318"/>
    <w:rsid w:val="00821347"/>
    <w:rsid w:val="00821934"/>
    <w:rsid w:val="0082214E"/>
    <w:rsid w:val="00822952"/>
    <w:rsid w:val="00823CBF"/>
    <w:rsid w:val="008261A6"/>
    <w:rsid w:val="0082665D"/>
    <w:rsid w:val="00827262"/>
    <w:rsid w:val="00827265"/>
    <w:rsid w:val="00833286"/>
    <w:rsid w:val="008403BA"/>
    <w:rsid w:val="00840720"/>
    <w:rsid w:val="00841AD3"/>
    <w:rsid w:val="00844B6D"/>
    <w:rsid w:val="00847A17"/>
    <w:rsid w:val="00852FBD"/>
    <w:rsid w:val="00854528"/>
    <w:rsid w:val="00856832"/>
    <w:rsid w:val="008608DB"/>
    <w:rsid w:val="0086547A"/>
    <w:rsid w:val="00867A58"/>
    <w:rsid w:val="00872F1B"/>
    <w:rsid w:val="00874AF6"/>
    <w:rsid w:val="00876493"/>
    <w:rsid w:val="0087726A"/>
    <w:rsid w:val="00880C12"/>
    <w:rsid w:val="008815E2"/>
    <w:rsid w:val="00882402"/>
    <w:rsid w:val="008825DB"/>
    <w:rsid w:val="00886350"/>
    <w:rsid w:val="00887213"/>
    <w:rsid w:val="008934C3"/>
    <w:rsid w:val="00893B82"/>
    <w:rsid w:val="00895516"/>
    <w:rsid w:val="00895651"/>
    <w:rsid w:val="008A2A10"/>
    <w:rsid w:val="008A7782"/>
    <w:rsid w:val="008B021B"/>
    <w:rsid w:val="008B073A"/>
    <w:rsid w:val="008B14E1"/>
    <w:rsid w:val="008B3F4F"/>
    <w:rsid w:val="008B466E"/>
    <w:rsid w:val="008B5DAF"/>
    <w:rsid w:val="008B667A"/>
    <w:rsid w:val="008C1179"/>
    <w:rsid w:val="008C11E3"/>
    <w:rsid w:val="008C2AF4"/>
    <w:rsid w:val="008C374A"/>
    <w:rsid w:val="008C50E2"/>
    <w:rsid w:val="008C53BC"/>
    <w:rsid w:val="008C5BC2"/>
    <w:rsid w:val="008C6C37"/>
    <w:rsid w:val="008D1E66"/>
    <w:rsid w:val="008D20C0"/>
    <w:rsid w:val="008D3520"/>
    <w:rsid w:val="008D3CA6"/>
    <w:rsid w:val="008D5B5D"/>
    <w:rsid w:val="008D60D2"/>
    <w:rsid w:val="008D6423"/>
    <w:rsid w:val="008D6DC4"/>
    <w:rsid w:val="008D7F5A"/>
    <w:rsid w:val="008E4478"/>
    <w:rsid w:val="008E4E77"/>
    <w:rsid w:val="008E6834"/>
    <w:rsid w:val="008F0049"/>
    <w:rsid w:val="008F1C82"/>
    <w:rsid w:val="008F3A69"/>
    <w:rsid w:val="008F4052"/>
    <w:rsid w:val="008F431C"/>
    <w:rsid w:val="008F5319"/>
    <w:rsid w:val="008F7439"/>
    <w:rsid w:val="009008BD"/>
    <w:rsid w:val="0090234C"/>
    <w:rsid w:val="00902FC8"/>
    <w:rsid w:val="009130C8"/>
    <w:rsid w:val="00922733"/>
    <w:rsid w:val="009273F5"/>
    <w:rsid w:val="00930572"/>
    <w:rsid w:val="009327EE"/>
    <w:rsid w:val="00935512"/>
    <w:rsid w:val="00936E37"/>
    <w:rsid w:val="00937998"/>
    <w:rsid w:val="00937D40"/>
    <w:rsid w:val="00940294"/>
    <w:rsid w:val="0094035E"/>
    <w:rsid w:val="00941921"/>
    <w:rsid w:val="009421EF"/>
    <w:rsid w:val="009437F2"/>
    <w:rsid w:val="00947D46"/>
    <w:rsid w:val="00950656"/>
    <w:rsid w:val="00951357"/>
    <w:rsid w:val="00953C0F"/>
    <w:rsid w:val="009607EE"/>
    <w:rsid w:val="0096088F"/>
    <w:rsid w:val="0096405F"/>
    <w:rsid w:val="00964BCD"/>
    <w:rsid w:val="00966729"/>
    <w:rsid w:val="00967B2A"/>
    <w:rsid w:val="00967CA5"/>
    <w:rsid w:val="0097108C"/>
    <w:rsid w:val="0097126A"/>
    <w:rsid w:val="00971C75"/>
    <w:rsid w:val="009722AA"/>
    <w:rsid w:val="00974797"/>
    <w:rsid w:val="009849B1"/>
    <w:rsid w:val="00991084"/>
    <w:rsid w:val="00992FB1"/>
    <w:rsid w:val="00993AF0"/>
    <w:rsid w:val="00993BE5"/>
    <w:rsid w:val="00996F93"/>
    <w:rsid w:val="009A02DA"/>
    <w:rsid w:val="009A1317"/>
    <w:rsid w:val="009A3828"/>
    <w:rsid w:val="009A3FF9"/>
    <w:rsid w:val="009A4175"/>
    <w:rsid w:val="009A50C3"/>
    <w:rsid w:val="009A76D4"/>
    <w:rsid w:val="009B1BB2"/>
    <w:rsid w:val="009B2AEC"/>
    <w:rsid w:val="009B3C76"/>
    <w:rsid w:val="009B44E3"/>
    <w:rsid w:val="009B5628"/>
    <w:rsid w:val="009B6936"/>
    <w:rsid w:val="009B6E93"/>
    <w:rsid w:val="009C0B61"/>
    <w:rsid w:val="009C0EFC"/>
    <w:rsid w:val="009C56D1"/>
    <w:rsid w:val="009D057E"/>
    <w:rsid w:val="009D2D53"/>
    <w:rsid w:val="009D3741"/>
    <w:rsid w:val="009D6FBC"/>
    <w:rsid w:val="009E0931"/>
    <w:rsid w:val="009E0C43"/>
    <w:rsid w:val="009E3486"/>
    <w:rsid w:val="009E7798"/>
    <w:rsid w:val="009F168C"/>
    <w:rsid w:val="009F25BF"/>
    <w:rsid w:val="009F51CF"/>
    <w:rsid w:val="009F61CB"/>
    <w:rsid w:val="00A00960"/>
    <w:rsid w:val="00A00E48"/>
    <w:rsid w:val="00A03082"/>
    <w:rsid w:val="00A04AA1"/>
    <w:rsid w:val="00A04EA5"/>
    <w:rsid w:val="00A10291"/>
    <w:rsid w:val="00A108D1"/>
    <w:rsid w:val="00A10C7F"/>
    <w:rsid w:val="00A11C36"/>
    <w:rsid w:val="00A15227"/>
    <w:rsid w:val="00A15812"/>
    <w:rsid w:val="00A21948"/>
    <w:rsid w:val="00A240B8"/>
    <w:rsid w:val="00A30B03"/>
    <w:rsid w:val="00A3203B"/>
    <w:rsid w:val="00A32776"/>
    <w:rsid w:val="00A360AB"/>
    <w:rsid w:val="00A371DC"/>
    <w:rsid w:val="00A40E23"/>
    <w:rsid w:val="00A4358D"/>
    <w:rsid w:val="00A45940"/>
    <w:rsid w:val="00A45DFF"/>
    <w:rsid w:val="00A47CA8"/>
    <w:rsid w:val="00A52893"/>
    <w:rsid w:val="00A52B31"/>
    <w:rsid w:val="00A52FAC"/>
    <w:rsid w:val="00A530BA"/>
    <w:rsid w:val="00A53295"/>
    <w:rsid w:val="00A54964"/>
    <w:rsid w:val="00A54ABF"/>
    <w:rsid w:val="00A54B41"/>
    <w:rsid w:val="00A55F50"/>
    <w:rsid w:val="00A567CC"/>
    <w:rsid w:val="00A56B94"/>
    <w:rsid w:val="00A57466"/>
    <w:rsid w:val="00A60290"/>
    <w:rsid w:val="00A6172F"/>
    <w:rsid w:val="00A637A6"/>
    <w:rsid w:val="00A638CB"/>
    <w:rsid w:val="00A639B8"/>
    <w:rsid w:val="00A65644"/>
    <w:rsid w:val="00A709F5"/>
    <w:rsid w:val="00A766B7"/>
    <w:rsid w:val="00A76A63"/>
    <w:rsid w:val="00A77DBC"/>
    <w:rsid w:val="00A81A6E"/>
    <w:rsid w:val="00A836D9"/>
    <w:rsid w:val="00A837BE"/>
    <w:rsid w:val="00A83C3C"/>
    <w:rsid w:val="00A8687A"/>
    <w:rsid w:val="00A8688E"/>
    <w:rsid w:val="00A8727E"/>
    <w:rsid w:val="00A904D1"/>
    <w:rsid w:val="00A946A9"/>
    <w:rsid w:val="00A94A53"/>
    <w:rsid w:val="00AA0D59"/>
    <w:rsid w:val="00AA4B8B"/>
    <w:rsid w:val="00AA6D27"/>
    <w:rsid w:val="00AB29CF"/>
    <w:rsid w:val="00AB3EC5"/>
    <w:rsid w:val="00AB4E8A"/>
    <w:rsid w:val="00AC32CF"/>
    <w:rsid w:val="00AC4CD7"/>
    <w:rsid w:val="00AC54D0"/>
    <w:rsid w:val="00AC57C3"/>
    <w:rsid w:val="00AC76E1"/>
    <w:rsid w:val="00AD453B"/>
    <w:rsid w:val="00AD48AF"/>
    <w:rsid w:val="00AD5ED4"/>
    <w:rsid w:val="00AD760C"/>
    <w:rsid w:val="00AE20FF"/>
    <w:rsid w:val="00AE315B"/>
    <w:rsid w:val="00AE6864"/>
    <w:rsid w:val="00AF06B4"/>
    <w:rsid w:val="00AF3059"/>
    <w:rsid w:val="00AF5B85"/>
    <w:rsid w:val="00AF63C5"/>
    <w:rsid w:val="00B0002F"/>
    <w:rsid w:val="00B0351E"/>
    <w:rsid w:val="00B04E39"/>
    <w:rsid w:val="00B15883"/>
    <w:rsid w:val="00B16873"/>
    <w:rsid w:val="00B16C72"/>
    <w:rsid w:val="00B16FC9"/>
    <w:rsid w:val="00B21853"/>
    <w:rsid w:val="00B22321"/>
    <w:rsid w:val="00B2489F"/>
    <w:rsid w:val="00B278C6"/>
    <w:rsid w:val="00B27D29"/>
    <w:rsid w:val="00B3061A"/>
    <w:rsid w:val="00B31ECD"/>
    <w:rsid w:val="00B33637"/>
    <w:rsid w:val="00B3466A"/>
    <w:rsid w:val="00B37681"/>
    <w:rsid w:val="00B43664"/>
    <w:rsid w:val="00B45AE5"/>
    <w:rsid w:val="00B516C8"/>
    <w:rsid w:val="00B5282D"/>
    <w:rsid w:val="00B533C1"/>
    <w:rsid w:val="00B53643"/>
    <w:rsid w:val="00B53B2A"/>
    <w:rsid w:val="00B547A6"/>
    <w:rsid w:val="00B5652F"/>
    <w:rsid w:val="00B56A1D"/>
    <w:rsid w:val="00B576F8"/>
    <w:rsid w:val="00B659DE"/>
    <w:rsid w:val="00B721D1"/>
    <w:rsid w:val="00B77745"/>
    <w:rsid w:val="00B80E25"/>
    <w:rsid w:val="00B86047"/>
    <w:rsid w:val="00B86600"/>
    <w:rsid w:val="00B86758"/>
    <w:rsid w:val="00B92500"/>
    <w:rsid w:val="00B92D0E"/>
    <w:rsid w:val="00B93D5B"/>
    <w:rsid w:val="00B9631B"/>
    <w:rsid w:val="00B96BB9"/>
    <w:rsid w:val="00BA179D"/>
    <w:rsid w:val="00BA1929"/>
    <w:rsid w:val="00BA3DAC"/>
    <w:rsid w:val="00BA40AD"/>
    <w:rsid w:val="00BA45AC"/>
    <w:rsid w:val="00BB186E"/>
    <w:rsid w:val="00BB4F0D"/>
    <w:rsid w:val="00BB53F2"/>
    <w:rsid w:val="00BB66A7"/>
    <w:rsid w:val="00BB711E"/>
    <w:rsid w:val="00BB73FE"/>
    <w:rsid w:val="00BC056F"/>
    <w:rsid w:val="00BC10BD"/>
    <w:rsid w:val="00BC1AF2"/>
    <w:rsid w:val="00BC2CF6"/>
    <w:rsid w:val="00BD105B"/>
    <w:rsid w:val="00BD62A7"/>
    <w:rsid w:val="00BD6986"/>
    <w:rsid w:val="00BD6D04"/>
    <w:rsid w:val="00BE09E9"/>
    <w:rsid w:val="00BE3841"/>
    <w:rsid w:val="00BE53FD"/>
    <w:rsid w:val="00BE7BF1"/>
    <w:rsid w:val="00BF0431"/>
    <w:rsid w:val="00BF363D"/>
    <w:rsid w:val="00BF5482"/>
    <w:rsid w:val="00BF6323"/>
    <w:rsid w:val="00BF6F6E"/>
    <w:rsid w:val="00C04152"/>
    <w:rsid w:val="00C12F1F"/>
    <w:rsid w:val="00C14AB5"/>
    <w:rsid w:val="00C152C3"/>
    <w:rsid w:val="00C159D4"/>
    <w:rsid w:val="00C202E0"/>
    <w:rsid w:val="00C20506"/>
    <w:rsid w:val="00C21D9B"/>
    <w:rsid w:val="00C23F93"/>
    <w:rsid w:val="00C27F8F"/>
    <w:rsid w:val="00C325F5"/>
    <w:rsid w:val="00C34EC6"/>
    <w:rsid w:val="00C354B7"/>
    <w:rsid w:val="00C35D1E"/>
    <w:rsid w:val="00C36717"/>
    <w:rsid w:val="00C36DDB"/>
    <w:rsid w:val="00C5080F"/>
    <w:rsid w:val="00C52314"/>
    <w:rsid w:val="00C52B80"/>
    <w:rsid w:val="00C52CC0"/>
    <w:rsid w:val="00C550CC"/>
    <w:rsid w:val="00C56C3A"/>
    <w:rsid w:val="00C57126"/>
    <w:rsid w:val="00C573B5"/>
    <w:rsid w:val="00C622FA"/>
    <w:rsid w:val="00C62478"/>
    <w:rsid w:val="00C729F4"/>
    <w:rsid w:val="00C76478"/>
    <w:rsid w:val="00C810C6"/>
    <w:rsid w:val="00C8147A"/>
    <w:rsid w:val="00C825CB"/>
    <w:rsid w:val="00C847E1"/>
    <w:rsid w:val="00C8693A"/>
    <w:rsid w:val="00C87692"/>
    <w:rsid w:val="00C9002D"/>
    <w:rsid w:val="00C9435A"/>
    <w:rsid w:val="00C9464D"/>
    <w:rsid w:val="00CA358D"/>
    <w:rsid w:val="00CA3B04"/>
    <w:rsid w:val="00CA664D"/>
    <w:rsid w:val="00CA7070"/>
    <w:rsid w:val="00CA7438"/>
    <w:rsid w:val="00CB054D"/>
    <w:rsid w:val="00CB103E"/>
    <w:rsid w:val="00CB4B8D"/>
    <w:rsid w:val="00CB53A9"/>
    <w:rsid w:val="00CB5C45"/>
    <w:rsid w:val="00CB7972"/>
    <w:rsid w:val="00CC0A76"/>
    <w:rsid w:val="00CC600B"/>
    <w:rsid w:val="00CD3670"/>
    <w:rsid w:val="00CD403B"/>
    <w:rsid w:val="00CD5F8E"/>
    <w:rsid w:val="00CD6D08"/>
    <w:rsid w:val="00CD7FA1"/>
    <w:rsid w:val="00CE04A8"/>
    <w:rsid w:val="00CE6BFA"/>
    <w:rsid w:val="00CF4181"/>
    <w:rsid w:val="00CF721D"/>
    <w:rsid w:val="00CF7BD9"/>
    <w:rsid w:val="00D00EB8"/>
    <w:rsid w:val="00D018A3"/>
    <w:rsid w:val="00D023C9"/>
    <w:rsid w:val="00D02A72"/>
    <w:rsid w:val="00D031CF"/>
    <w:rsid w:val="00D05B03"/>
    <w:rsid w:val="00D0605D"/>
    <w:rsid w:val="00D121D2"/>
    <w:rsid w:val="00D152EF"/>
    <w:rsid w:val="00D1766E"/>
    <w:rsid w:val="00D207B0"/>
    <w:rsid w:val="00D23F94"/>
    <w:rsid w:val="00D255B0"/>
    <w:rsid w:val="00D26879"/>
    <w:rsid w:val="00D35709"/>
    <w:rsid w:val="00D35966"/>
    <w:rsid w:val="00D36570"/>
    <w:rsid w:val="00D36A04"/>
    <w:rsid w:val="00D37AC5"/>
    <w:rsid w:val="00D42297"/>
    <w:rsid w:val="00D429CF"/>
    <w:rsid w:val="00D444B6"/>
    <w:rsid w:val="00D45B05"/>
    <w:rsid w:val="00D51287"/>
    <w:rsid w:val="00D51861"/>
    <w:rsid w:val="00D52629"/>
    <w:rsid w:val="00D56F9B"/>
    <w:rsid w:val="00D578E5"/>
    <w:rsid w:val="00D6267A"/>
    <w:rsid w:val="00D6569C"/>
    <w:rsid w:val="00D67AC9"/>
    <w:rsid w:val="00D723B5"/>
    <w:rsid w:val="00D7431C"/>
    <w:rsid w:val="00D80C93"/>
    <w:rsid w:val="00D84DEC"/>
    <w:rsid w:val="00D858DF"/>
    <w:rsid w:val="00D8650D"/>
    <w:rsid w:val="00D90DEA"/>
    <w:rsid w:val="00D918FA"/>
    <w:rsid w:val="00D923C3"/>
    <w:rsid w:val="00D93675"/>
    <w:rsid w:val="00D975B9"/>
    <w:rsid w:val="00DA3BFB"/>
    <w:rsid w:val="00DA60A9"/>
    <w:rsid w:val="00DB27DF"/>
    <w:rsid w:val="00DB33BE"/>
    <w:rsid w:val="00DB38EC"/>
    <w:rsid w:val="00DB52EA"/>
    <w:rsid w:val="00DC13C2"/>
    <w:rsid w:val="00DC4308"/>
    <w:rsid w:val="00DC66B0"/>
    <w:rsid w:val="00DC6EBA"/>
    <w:rsid w:val="00DC7AED"/>
    <w:rsid w:val="00DD0339"/>
    <w:rsid w:val="00DD175B"/>
    <w:rsid w:val="00DD1C62"/>
    <w:rsid w:val="00DD212F"/>
    <w:rsid w:val="00DD2A9F"/>
    <w:rsid w:val="00DE5AC5"/>
    <w:rsid w:val="00DE5DF9"/>
    <w:rsid w:val="00DE6A76"/>
    <w:rsid w:val="00DE7A36"/>
    <w:rsid w:val="00DF0FFC"/>
    <w:rsid w:val="00DF1CDA"/>
    <w:rsid w:val="00DF6FC5"/>
    <w:rsid w:val="00E03036"/>
    <w:rsid w:val="00E03EEB"/>
    <w:rsid w:val="00E0642E"/>
    <w:rsid w:val="00E069C8"/>
    <w:rsid w:val="00E108B8"/>
    <w:rsid w:val="00E11FC6"/>
    <w:rsid w:val="00E21724"/>
    <w:rsid w:val="00E218FA"/>
    <w:rsid w:val="00E22A41"/>
    <w:rsid w:val="00E23E42"/>
    <w:rsid w:val="00E246CF"/>
    <w:rsid w:val="00E25299"/>
    <w:rsid w:val="00E327D4"/>
    <w:rsid w:val="00E34327"/>
    <w:rsid w:val="00E35B4A"/>
    <w:rsid w:val="00E37B62"/>
    <w:rsid w:val="00E462F8"/>
    <w:rsid w:val="00E47695"/>
    <w:rsid w:val="00E479A4"/>
    <w:rsid w:val="00E50A09"/>
    <w:rsid w:val="00E52ED6"/>
    <w:rsid w:val="00E608FC"/>
    <w:rsid w:val="00E61B86"/>
    <w:rsid w:val="00E61E7D"/>
    <w:rsid w:val="00E638DD"/>
    <w:rsid w:val="00E6679B"/>
    <w:rsid w:val="00E66A6B"/>
    <w:rsid w:val="00E66BC2"/>
    <w:rsid w:val="00E678A0"/>
    <w:rsid w:val="00E7319F"/>
    <w:rsid w:val="00E743C5"/>
    <w:rsid w:val="00E74585"/>
    <w:rsid w:val="00E76B31"/>
    <w:rsid w:val="00E76E3E"/>
    <w:rsid w:val="00E80AD7"/>
    <w:rsid w:val="00E81631"/>
    <w:rsid w:val="00E83327"/>
    <w:rsid w:val="00E85F90"/>
    <w:rsid w:val="00E90AB2"/>
    <w:rsid w:val="00E922C2"/>
    <w:rsid w:val="00E94202"/>
    <w:rsid w:val="00E94A1B"/>
    <w:rsid w:val="00EA1DA9"/>
    <w:rsid w:val="00EA2ECA"/>
    <w:rsid w:val="00EA4C7A"/>
    <w:rsid w:val="00EA55C1"/>
    <w:rsid w:val="00EA7466"/>
    <w:rsid w:val="00EB1B2E"/>
    <w:rsid w:val="00EB1BD3"/>
    <w:rsid w:val="00EB48BF"/>
    <w:rsid w:val="00EB67AA"/>
    <w:rsid w:val="00EC0FF3"/>
    <w:rsid w:val="00EC1431"/>
    <w:rsid w:val="00EC1FCA"/>
    <w:rsid w:val="00EC231F"/>
    <w:rsid w:val="00EC5BF0"/>
    <w:rsid w:val="00ED35FA"/>
    <w:rsid w:val="00ED4651"/>
    <w:rsid w:val="00ED7DB2"/>
    <w:rsid w:val="00EE42DA"/>
    <w:rsid w:val="00EE4481"/>
    <w:rsid w:val="00EE60F5"/>
    <w:rsid w:val="00EE7056"/>
    <w:rsid w:val="00EF0816"/>
    <w:rsid w:val="00EF12C0"/>
    <w:rsid w:val="00EF1BDD"/>
    <w:rsid w:val="00EF3E3B"/>
    <w:rsid w:val="00F03187"/>
    <w:rsid w:val="00F064BF"/>
    <w:rsid w:val="00F075D0"/>
    <w:rsid w:val="00F1427A"/>
    <w:rsid w:val="00F15A39"/>
    <w:rsid w:val="00F2469E"/>
    <w:rsid w:val="00F25423"/>
    <w:rsid w:val="00F31AFA"/>
    <w:rsid w:val="00F325B9"/>
    <w:rsid w:val="00F34EB5"/>
    <w:rsid w:val="00F36638"/>
    <w:rsid w:val="00F37CA1"/>
    <w:rsid w:val="00F41D0E"/>
    <w:rsid w:val="00F42DAC"/>
    <w:rsid w:val="00F44FAA"/>
    <w:rsid w:val="00F459C9"/>
    <w:rsid w:val="00F45BDC"/>
    <w:rsid w:val="00F51B5C"/>
    <w:rsid w:val="00F52B6C"/>
    <w:rsid w:val="00F61426"/>
    <w:rsid w:val="00F639F3"/>
    <w:rsid w:val="00F641FA"/>
    <w:rsid w:val="00F64CAB"/>
    <w:rsid w:val="00F64D9E"/>
    <w:rsid w:val="00F67378"/>
    <w:rsid w:val="00F674CC"/>
    <w:rsid w:val="00F67EE3"/>
    <w:rsid w:val="00F724A6"/>
    <w:rsid w:val="00F75250"/>
    <w:rsid w:val="00F76A19"/>
    <w:rsid w:val="00F818E8"/>
    <w:rsid w:val="00F82457"/>
    <w:rsid w:val="00F84254"/>
    <w:rsid w:val="00F85C92"/>
    <w:rsid w:val="00F875AF"/>
    <w:rsid w:val="00F8777B"/>
    <w:rsid w:val="00F87F7A"/>
    <w:rsid w:val="00F94826"/>
    <w:rsid w:val="00F94967"/>
    <w:rsid w:val="00F949B4"/>
    <w:rsid w:val="00F973A6"/>
    <w:rsid w:val="00F97CD3"/>
    <w:rsid w:val="00F97F8F"/>
    <w:rsid w:val="00FA185F"/>
    <w:rsid w:val="00FA5527"/>
    <w:rsid w:val="00FA569A"/>
    <w:rsid w:val="00FA60BD"/>
    <w:rsid w:val="00FB27A6"/>
    <w:rsid w:val="00FB3A81"/>
    <w:rsid w:val="00FB5A06"/>
    <w:rsid w:val="00FB68F1"/>
    <w:rsid w:val="00FB6F67"/>
    <w:rsid w:val="00FC1230"/>
    <w:rsid w:val="00FC1C34"/>
    <w:rsid w:val="00FC2342"/>
    <w:rsid w:val="00FD1107"/>
    <w:rsid w:val="00FD3D04"/>
    <w:rsid w:val="00FE0672"/>
    <w:rsid w:val="00FE15A3"/>
    <w:rsid w:val="00FE213B"/>
    <w:rsid w:val="00FE2169"/>
    <w:rsid w:val="00FE630A"/>
    <w:rsid w:val="00FE679C"/>
    <w:rsid w:val="00FF3AE5"/>
    <w:rsid w:val="00FF6103"/>
    <w:rsid w:val="01120EE5"/>
    <w:rsid w:val="0179409E"/>
    <w:rsid w:val="0182ECD4"/>
    <w:rsid w:val="01CE2A2D"/>
    <w:rsid w:val="01E8DB30"/>
    <w:rsid w:val="022A2F06"/>
    <w:rsid w:val="022C47F8"/>
    <w:rsid w:val="029D0E71"/>
    <w:rsid w:val="02BD1816"/>
    <w:rsid w:val="0303253E"/>
    <w:rsid w:val="0406A72D"/>
    <w:rsid w:val="0415E004"/>
    <w:rsid w:val="047885B6"/>
    <w:rsid w:val="0552B3AB"/>
    <w:rsid w:val="05614643"/>
    <w:rsid w:val="05B3DEB8"/>
    <w:rsid w:val="05B74098"/>
    <w:rsid w:val="06157325"/>
    <w:rsid w:val="061AF605"/>
    <w:rsid w:val="064E810B"/>
    <w:rsid w:val="0679F96A"/>
    <w:rsid w:val="06D1FD69"/>
    <w:rsid w:val="071F2B5B"/>
    <w:rsid w:val="0734EED5"/>
    <w:rsid w:val="0757A2DD"/>
    <w:rsid w:val="07B782BE"/>
    <w:rsid w:val="08250FCE"/>
    <w:rsid w:val="089D0BB3"/>
    <w:rsid w:val="08A96133"/>
    <w:rsid w:val="0932DB9E"/>
    <w:rsid w:val="095E2827"/>
    <w:rsid w:val="097F3161"/>
    <w:rsid w:val="0989E073"/>
    <w:rsid w:val="09B37DEA"/>
    <w:rsid w:val="0A7D256A"/>
    <w:rsid w:val="0AD0B239"/>
    <w:rsid w:val="0AD47BDF"/>
    <w:rsid w:val="0AFEC7D9"/>
    <w:rsid w:val="0B4896BC"/>
    <w:rsid w:val="0B85C3B2"/>
    <w:rsid w:val="0BC65C60"/>
    <w:rsid w:val="0BFB7025"/>
    <w:rsid w:val="0BFD7E48"/>
    <w:rsid w:val="0C0DC80A"/>
    <w:rsid w:val="0C457FEE"/>
    <w:rsid w:val="0C500DC5"/>
    <w:rsid w:val="0C685B12"/>
    <w:rsid w:val="0D2F852A"/>
    <w:rsid w:val="0DA8E542"/>
    <w:rsid w:val="0DBFB128"/>
    <w:rsid w:val="0DC0D5DA"/>
    <w:rsid w:val="0E1B27C6"/>
    <w:rsid w:val="0E3712AA"/>
    <w:rsid w:val="0EC0FC8A"/>
    <w:rsid w:val="0EC6E525"/>
    <w:rsid w:val="0F57EE14"/>
    <w:rsid w:val="0FC49C91"/>
    <w:rsid w:val="0FCFB0E9"/>
    <w:rsid w:val="104A8159"/>
    <w:rsid w:val="1061C81C"/>
    <w:rsid w:val="10B9B760"/>
    <w:rsid w:val="10D585C8"/>
    <w:rsid w:val="1126F377"/>
    <w:rsid w:val="11737EB8"/>
    <w:rsid w:val="1183964A"/>
    <w:rsid w:val="11B587DE"/>
    <w:rsid w:val="11B95A38"/>
    <w:rsid w:val="11F7B212"/>
    <w:rsid w:val="12184544"/>
    <w:rsid w:val="127F71C3"/>
    <w:rsid w:val="12CB25D6"/>
    <w:rsid w:val="12CCE1F1"/>
    <w:rsid w:val="13964CD6"/>
    <w:rsid w:val="13B441F1"/>
    <w:rsid w:val="13E5B785"/>
    <w:rsid w:val="1470C29D"/>
    <w:rsid w:val="14B7999D"/>
    <w:rsid w:val="14DB0C65"/>
    <w:rsid w:val="14FDBF7C"/>
    <w:rsid w:val="1533DD05"/>
    <w:rsid w:val="1569CE21"/>
    <w:rsid w:val="1583DCA6"/>
    <w:rsid w:val="158CE3E1"/>
    <w:rsid w:val="1595EBD2"/>
    <w:rsid w:val="15E8503D"/>
    <w:rsid w:val="15F28767"/>
    <w:rsid w:val="15FE29BF"/>
    <w:rsid w:val="160950F3"/>
    <w:rsid w:val="16A67817"/>
    <w:rsid w:val="16C1FE64"/>
    <w:rsid w:val="16FB07FD"/>
    <w:rsid w:val="16FF3169"/>
    <w:rsid w:val="1731EF8D"/>
    <w:rsid w:val="1734341D"/>
    <w:rsid w:val="1745127F"/>
    <w:rsid w:val="17518080"/>
    <w:rsid w:val="17B93B91"/>
    <w:rsid w:val="17C5EE5A"/>
    <w:rsid w:val="180C6F3C"/>
    <w:rsid w:val="181D82EB"/>
    <w:rsid w:val="18DDF342"/>
    <w:rsid w:val="19A76A6D"/>
    <w:rsid w:val="19CF0184"/>
    <w:rsid w:val="19D1309F"/>
    <w:rsid w:val="19FC2C3B"/>
    <w:rsid w:val="1A722A6D"/>
    <w:rsid w:val="1AA1B275"/>
    <w:rsid w:val="1AABAA42"/>
    <w:rsid w:val="1B5F58FE"/>
    <w:rsid w:val="1B878B13"/>
    <w:rsid w:val="1BAB5C77"/>
    <w:rsid w:val="1C0225B5"/>
    <w:rsid w:val="1C308E84"/>
    <w:rsid w:val="1C48F417"/>
    <w:rsid w:val="1D582F05"/>
    <w:rsid w:val="1D79FB89"/>
    <w:rsid w:val="1DB41F74"/>
    <w:rsid w:val="1DE1850F"/>
    <w:rsid w:val="1F15E470"/>
    <w:rsid w:val="1F198A90"/>
    <w:rsid w:val="1FBDBD21"/>
    <w:rsid w:val="20B5291B"/>
    <w:rsid w:val="20C33CC4"/>
    <w:rsid w:val="20FAFCC9"/>
    <w:rsid w:val="210D5DB7"/>
    <w:rsid w:val="21B6FE8C"/>
    <w:rsid w:val="21F38DF2"/>
    <w:rsid w:val="21FA5F5C"/>
    <w:rsid w:val="2255BD9D"/>
    <w:rsid w:val="22B14D74"/>
    <w:rsid w:val="22F5E34D"/>
    <w:rsid w:val="2367B1D5"/>
    <w:rsid w:val="24521018"/>
    <w:rsid w:val="245F0BEF"/>
    <w:rsid w:val="24C6D790"/>
    <w:rsid w:val="24E1DF4B"/>
    <w:rsid w:val="24EE1A22"/>
    <w:rsid w:val="2508BF51"/>
    <w:rsid w:val="255029E4"/>
    <w:rsid w:val="255A9F56"/>
    <w:rsid w:val="25AE4410"/>
    <w:rsid w:val="26256AEB"/>
    <w:rsid w:val="263F61AE"/>
    <w:rsid w:val="26447874"/>
    <w:rsid w:val="26990961"/>
    <w:rsid w:val="26AD55C7"/>
    <w:rsid w:val="26F1E80F"/>
    <w:rsid w:val="270C7132"/>
    <w:rsid w:val="2735AF04"/>
    <w:rsid w:val="27C08985"/>
    <w:rsid w:val="27D0D086"/>
    <w:rsid w:val="28A57564"/>
    <w:rsid w:val="28BEC125"/>
    <w:rsid w:val="28D4A79D"/>
    <w:rsid w:val="28E573A4"/>
    <w:rsid w:val="290A4B0A"/>
    <w:rsid w:val="295F2CF3"/>
    <w:rsid w:val="297CF2E3"/>
    <w:rsid w:val="298883B4"/>
    <w:rsid w:val="29A4084A"/>
    <w:rsid w:val="2A430C9D"/>
    <w:rsid w:val="2A4EC462"/>
    <w:rsid w:val="2B2BAE58"/>
    <w:rsid w:val="2D01A217"/>
    <w:rsid w:val="2DAF8ABC"/>
    <w:rsid w:val="2DF407AB"/>
    <w:rsid w:val="2E28B84F"/>
    <w:rsid w:val="2E379519"/>
    <w:rsid w:val="2E6C8051"/>
    <w:rsid w:val="2E7B5E43"/>
    <w:rsid w:val="2E8F88A5"/>
    <w:rsid w:val="2EAE3E30"/>
    <w:rsid w:val="2F0118F4"/>
    <w:rsid w:val="2F2EEF18"/>
    <w:rsid w:val="2F7D8EEE"/>
    <w:rsid w:val="2F805C0D"/>
    <w:rsid w:val="2F92B050"/>
    <w:rsid w:val="30108E43"/>
    <w:rsid w:val="30B83EB0"/>
    <w:rsid w:val="310CE9D5"/>
    <w:rsid w:val="3110C564"/>
    <w:rsid w:val="31353DE8"/>
    <w:rsid w:val="315C543F"/>
    <w:rsid w:val="3185BD49"/>
    <w:rsid w:val="31BAEB90"/>
    <w:rsid w:val="323FC8B4"/>
    <w:rsid w:val="32426644"/>
    <w:rsid w:val="327543ED"/>
    <w:rsid w:val="32AE69D0"/>
    <w:rsid w:val="32D14563"/>
    <w:rsid w:val="33317F13"/>
    <w:rsid w:val="335D0132"/>
    <w:rsid w:val="33A4B873"/>
    <w:rsid w:val="33E5DBF6"/>
    <w:rsid w:val="3486EE20"/>
    <w:rsid w:val="357968A1"/>
    <w:rsid w:val="35C0911A"/>
    <w:rsid w:val="360978E1"/>
    <w:rsid w:val="363A5E28"/>
    <w:rsid w:val="36C3F75C"/>
    <w:rsid w:val="3710FB6D"/>
    <w:rsid w:val="37153F7D"/>
    <w:rsid w:val="38C32AB7"/>
    <w:rsid w:val="392B36B2"/>
    <w:rsid w:val="399303C5"/>
    <w:rsid w:val="3A0B1C41"/>
    <w:rsid w:val="3A1D7737"/>
    <w:rsid w:val="3A4E1309"/>
    <w:rsid w:val="3A76DEA0"/>
    <w:rsid w:val="3B14D011"/>
    <w:rsid w:val="3B285042"/>
    <w:rsid w:val="3B93C4FE"/>
    <w:rsid w:val="3C326D95"/>
    <w:rsid w:val="3C6AE3B3"/>
    <w:rsid w:val="3CB76337"/>
    <w:rsid w:val="3CEE22C1"/>
    <w:rsid w:val="3D35B256"/>
    <w:rsid w:val="3D7ED541"/>
    <w:rsid w:val="3D9D2325"/>
    <w:rsid w:val="3DD3D4D7"/>
    <w:rsid w:val="3E2F67AD"/>
    <w:rsid w:val="3E66E170"/>
    <w:rsid w:val="3F34FE4F"/>
    <w:rsid w:val="3F4BA799"/>
    <w:rsid w:val="3F6DB03A"/>
    <w:rsid w:val="400A7BF3"/>
    <w:rsid w:val="4016F124"/>
    <w:rsid w:val="402E5349"/>
    <w:rsid w:val="40424325"/>
    <w:rsid w:val="405A114E"/>
    <w:rsid w:val="409C83CC"/>
    <w:rsid w:val="40B1FE6C"/>
    <w:rsid w:val="40D79B1E"/>
    <w:rsid w:val="41279B18"/>
    <w:rsid w:val="4133EA9A"/>
    <w:rsid w:val="4168DF65"/>
    <w:rsid w:val="41B16B14"/>
    <w:rsid w:val="41B9615B"/>
    <w:rsid w:val="4225B33F"/>
    <w:rsid w:val="42618C8E"/>
    <w:rsid w:val="438918EB"/>
    <w:rsid w:val="43C8F201"/>
    <w:rsid w:val="443B1659"/>
    <w:rsid w:val="45375198"/>
    <w:rsid w:val="453C0139"/>
    <w:rsid w:val="45682968"/>
    <w:rsid w:val="45A0E349"/>
    <w:rsid w:val="4626D643"/>
    <w:rsid w:val="46E5541F"/>
    <w:rsid w:val="470611A0"/>
    <w:rsid w:val="471437FD"/>
    <w:rsid w:val="474C6405"/>
    <w:rsid w:val="479995EB"/>
    <w:rsid w:val="48356EFB"/>
    <w:rsid w:val="484DE2C2"/>
    <w:rsid w:val="487F0CB5"/>
    <w:rsid w:val="48E63A27"/>
    <w:rsid w:val="4A982616"/>
    <w:rsid w:val="4AA68C41"/>
    <w:rsid w:val="4AC84CF7"/>
    <w:rsid w:val="4ACE9152"/>
    <w:rsid w:val="4B27DD6C"/>
    <w:rsid w:val="4B45659C"/>
    <w:rsid w:val="4C06399E"/>
    <w:rsid w:val="4C1B771A"/>
    <w:rsid w:val="4C359B93"/>
    <w:rsid w:val="4C709A1C"/>
    <w:rsid w:val="4C8B2183"/>
    <w:rsid w:val="4CD55F3D"/>
    <w:rsid w:val="4D336FA5"/>
    <w:rsid w:val="4E1FED70"/>
    <w:rsid w:val="4EA5B0A7"/>
    <w:rsid w:val="4F4253FD"/>
    <w:rsid w:val="4F651CFC"/>
    <w:rsid w:val="4FB48AD5"/>
    <w:rsid w:val="4FB82794"/>
    <w:rsid w:val="4FFD5059"/>
    <w:rsid w:val="500D5634"/>
    <w:rsid w:val="504509CF"/>
    <w:rsid w:val="504CEE9C"/>
    <w:rsid w:val="50A7AE61"/>
    <w:rsid w:val="50ABC6DA"/>
    <w:rsid w:val="50E34A02"/>
    <w:rsid w:val="50F93DAF"/>
    <w:rsid w:val="5138A1C3"/>
    <w:rsid w:val="514205D3"/>
    <w:rsid w:val="5266A02C"/>
    <w:rsid w:val="52A18B81"/>
    <w:rsid w:val="53167464"/>
    <w:rsid w:val="5325489F"/>
    <w:rsid w:val="5355C47D"/>
    <w:rsid w:val="5359BF45"/>
    <w:rsid w:val="536AD842"/>
    <w:rsid w:val="538DA29A"/>
    <w:rsid w:val="5398407D"/>
    <w:rsid w:val="53D2CD99"/>
    <w:rsid w:val="54697DAF"/>
    <w:rsid w:val="5472D501"/>
    <w:rsid w:val="5475986F"/>
    <w:rsid w:val="5512A220"/>
    <w:rsid w:val="555A17E2"/>
    <w:rsid w:val="5570ED02"/>
    <w:rsid w:val="5630CA62"/>
    <w:rsid w:val="567BB1E7"/>
    <w:rsid w:val="56A56D61"/>
    <w:rsid w:val="57222D5A"/>
    <w:rsid w:val="576B5636"/>
    <w:rsid w:val="587F71FB"/>
    <w:rsid w:val="588A5F18"/>
    <w:rsid w:val="5900E8FB"/>
    <w:rsid w:val="5942A235"/>
    <w:rsid w:val="59E7F397"/>
    <w:rsid w:val="59E8472B"/>
    <w:rsid w:val="5A51383B"/>
    <w:rsid w:val="5A5FFB5C"/>
    <w:rsid w:val="5A6229D5"/>
    <w:rsid w:val="5A8279BF"/>
    <w:rsid w:val="5A88CC05"/>
    <w:rsid w:val="5AA6ECC6"/>
    <w:rsid w:val="5ABC1893"/>
    <w:rsid w:val="5AD83130"/>
    <w:rsid w:val="5ADC5509"/>
    <w:rsid w:val="5AF20949"/>
    <w:rsid w:val="5B88F5FE"/>
    <w:rsid w:val="5B89F862"/>
    <w:rsid w:val="5BD0E14A"/>
    <w:rsid w:val="5BD41F82"/>
    <w:rsid w:val="5BF83795"/>
    <w:rsid w:val="5C09442D"/>
    <w:rsid w:val="5C251AD2"/>
    <w:rsid w:val="5C440A9A"/>
    <w:rsid w:val="5C4BA76A"/>
    <w:rsid w:val="5D02DC66"/>
    <w:rsid w:val="5D2F7571"/>
    <w:rsid w:val="5D61B4E0"/>
    <w:rsid w:val="5DC8E7DB"/>
    <w:rsid w:val="5DFFF352"/>
    <w:rsid w:val="5E283092"/>
    <w:rsid w:val="5E556C16"/>
    <w:rsid w:val="5E666349"/>
    <w:rsid w:val="5E67E27D"/>
    <w:rsid w:val="5E796A2A"/>
    <w:rsid w:val="5F0C72E4"/>
    <w:rsid w:val="5F193FCE"/>
    <w:rsid w:val="5F4515A1"/>
    <w:rsid w:val="5F6D132E"/>
    <w:rsid w:val="5F8C0396"/>
    <w:rsid w:val="5F996CF5"/>
    <w:rsid w:val="5FD95F17"/>
    <w:rsid w:val="5FECCF95"/>
    <w:rsid w:val="607B9FE5"/>
    <w:rsid w:val="60FE3B8F"/>
    <w:rsid w:val="611F6D1D"/>
    <w:rsid w:val="617E874D"/>
    <w:rsid w:val="6182ABA9"/>
    <w:rsid w:val="61D0C6EC"/>
    <w:rsid w:val="61E33C46"/>
    <w:rsid w:val="61F4F92D"/>
    <w:rsid w:val="624606DD"/>
    <w:rsid w:val="625D3BE3"/>
    <w:rsid w:val="626F0540"/>
    <w:rsid w:val="629FBD25"/>
    <w:rsid w:val="62BB006B"/>
    <w:rsid w:val="62D1B884"/>
    <w:rsid w:val="62FE8989"/>
    <w:rsid w:val="631AE92E"/>
    <w:rsid w:val="63575960"/>
    <w:rsid w:val="63FADD08"/>
    <w:rsid w:val="643E862F"/>
    <w:rsid w:val="646BCD7C"/>
    <w:rsid w:val="646FE549"/>
    <w:rsid w:val="648DDD9B"/>
    <w:rsid w:val="64C34981"/>
    <w:rsid w:val="6520070C"/>
    <w:rsid w:val="655B507C"/>
    <w:rsid w:val="659C3274"/>
    <w:rsid w:val="65B6618B"/>
    <w:rsid w:val="666DCC8E"/>
    <w:rsid w:val="6685A481"/>
    <w:rsid w:val="66C761EB"/>
    <w:rsid w:val="6749A8FA"/>
    <w:rsid w:val="67B36302"/>
    <w:rsid w:val="67F54448"/>
    <w:rsid w:val="68B7E855"/>
    <w:rsid w:val="69114CDC"/>
    <w:rsid w:val="691CDD3C"/>
    <w:rsid w:val="692319C2"/>
    <w:rsid w:val="6929A3E9"/>
    <w:rsid w:val="69357175"/>
    <w:rsid w:val="6AC4CBEB"/>
    <w:rsid w:val="6AD360B5"/>
    <w:rsid w:val="6B09DAC8"/>
    <w:rsid w:val="6B5A35D7"/>
    <w:rsid w:val="6B7A1493"/>
    <w:rsid w:val="6BCCFE4A"/>
    <w:rsid w:val="6BF758EC"/>
    <w:rsid w:val="6BF7D88B"/>
    <w:rsid w:val="6C0A62A1"/>
    <w:rsid w:val="6C0E72F0"/>
    <w:rsid w:val="6C6A5145"/>
    <w:rsid w:val="6C7CED97"/>
    <w:rsid w:val="6CD37E98"/>
    <w:rsid w:val="6CE51272"/>
    <w:rsid w:val="6D6BCB19"/>
    <w:rsid w:val="6E65DFA7"/>
    <w:rsid w:val="6E78E90E"/>
    <w:rsid w:val="6EC35DF5"/>
    <w:rsid w:val="6EC4B37E"/>
    <w:rsid w:val="6F290D40"/>
    <w:rsid w:val="6F798958"/>
    <w:rsid w:val="6FBA0BF4"/>
    <w:rsid w:val="6FC63AA3"/>
    <w:rsid w:val="701D7CF1"/>
    <w:rsid w:val="70C43392"/>
    <w:rsid w:val="7104ED8B"/>
    <w:rsid w:val="71454B18"/>
    <w:rsid w:val="714D5565"/>
    <w:rsid w:val="715E6058"/>
    <w:rsid w:val="71787E56"/>
    <w:rsid w:val="7189F27C"/>
    <w:rsid w:val="719B9C92"/>
    <w:rsid w:val="71DAEA02"/>
    <w:rsid w:val="7230B2C9"/>
    <w:rsid w:val="72CA6FA9"/>
    <w:rsid w:val="72DAEA9F"/>
    <w:rsid w:val="7340792D"/>
    <w:rsid w:val="7346BA63"/>
    <w:rsid w:val="7383EC35"/>
    <w:rsid w:val="73DD46E8"/>
    <w:rsid w:val="73E20669"/>
    <w:rsid w:val="73F7D970"/>
    <w:rsid w:val="74BE4B4A"/>
    <w:rsid w:val="74C6EE11"/>
    <w:rsid w:val="7570B266"/>
    <w:rsid w:val="759EE9E0"/>
    <w:rsid w:val="75B83D0F"/>
    <w:rsid w:val="760F8184"/>
    <w:rsid w:val="7631D17B"/>
    <w:rsid w:val="76784A62"/>
    <w:rsid w:val="76A11312"/>
    <w:rsid w:val="77142DE0"/>
    <w:rsid w:val="77607475"/>
    <w:rsid w:val="77AC3A9E"/>
    <w:rsid w:val="783BEE3C"/>
    <w:rsid w:val="7857C160"/>
    <w:rsid w:val="78669F82"/>
    <w:rsid w:val="7874781D"/>
    <w:rsid w:val="7885FCE3"/>
    <w:rsid w:val="78FC68E4"/>
    <w:rsid w:val="793FBEB5"/>
    <w:rsid w:val="7943AD14"/>
    <w:rsid w:val="79673618"/>
    <w:rsid w:val="7A1FBB70"/>
    <w:rsid w:val="7A67D531"/>
    <w:rsid w:val="7A7D9C1A"/>
    <w:rsid w:val="7AE3BB4A"/>
    <w:rsid w:val="7B078D51"/>
    <w:rsid w:val="7B2971ED"/>
    <w:rsid w:val="7B2F412B"/>
    <w:rsid w:val="7B59AEF7"/>
    <w:rsid w:val="7BAF5EE4"/>
    <w:rsid w:val="7C92FF56"/>
    <w:rsid w:val="7D077FAD"/>
    <w:rsid w:val="7D302AB1"/>
    <w:rsid w:val="7DD88865"/>
    <w:rsid w:val="7E17EF52"/>
    <w:rsid w:val="7E652011"/>
    <w:rsid w:val="7E754686"/>
    <w:rsid w:val="7EEF5EF9"/>
    <w:rsid w:val="7EF03853"/>
    <w:rsid w:val="7F4D97EE"/>
    <w:rsid w:val="7F7DCE64"/>
    <w:rsid w:val="7F956247"/>
  </w:rsids>
  <m:mathPr>
    <m:mathFont m:val="Cambria Math"/>
    <m:brkBin m:val="before"/>
    <m:brkBinSub m:val="--"/>
    <m:smallFrac m:val="0"/>
    <m:dispDef/>
    <m:lMargin m:val="0"/>
    <m:rMargin m:val="0"/>
    <m:defJc m:val="centerGroup"/>
    <m:wrapIndent m:val="1440"/>
    <m:intLim m:val="subSup"/>
    <m:naryLim m:val="undOvr"/>
  </m:mathPr>
  <w:themeFontLang w:val="sl-S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393BC"/>
  <w15:chartTrackingRefBased/>
  <w15:docId w15:val="{5A047EAA-FCE2-462B-B92F-672D24B71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783C2C"/>
    <w:pPr>
      <w:spacing w:line="240" w:lineRule="auto"/>
      <w:jc w:val="both"/>
    </w:pPr>
    <w:rPr>
      <w:rFonts w:asciiTheme="majorHAnsi" w:hAnsiTheme="majorHAnsi"/>
    </w:rPr>
  </w:style>
  <w:style w:type="paragraph" w:styleId="Naslov1">
    <w:name w:val="heading 1"/>
    <w:basedOn w:val="Navaden"/>
    <w:next w:val="Navaden"/>
    <w:link w:val="Naslov1Znak"/>
    <w:uiPriority w:val="9"/>
    <w:qFormat/>
    <w:rsid w:val="008F0049"/>
    <w:pPr>
      <w:keepNext/>
      <w:keepLines/>
      <w:numPr>
        <w:numId w:val="3"/>
      </w:numPr>
      <w:spacing w:before="240" w:after="0"/>
      <w:outlineLvl w:val="0"/>
    </w:pPr>
    <w:rPr>
      <w:rFonts w:eastAsiaTheme="majorEastAsia" w:cstheme="majorBidi"/>
      <w:color w:val="2F5496" w:themeColor="accent1" w:themeShade="BF"/>
      <w:sz w:val="36"/>
      <w:szCs w:val="32"/>
    </w:rPr>
  </w:style>
  <w:style w:type="paragraph" w:styleId="Naslov2">
    <w:name w:val="heading 2"/>
    <w:basedOn w:val="Navaden"/>
    <w:next w:val="Navaden"/>
    <w:link w:val="Naslov2Znak"/>
    <w:uiPriority w:val="9"/>
    <w:unhideWhenUsed/>
    <w:qFormat/>
    <w:rsid w:val="008F0049"/>
    <w:pPr>
      <w:keepNext/>
      <w:keepLines/>
      <w:numPr>
        <w:ilvl w:val="1"/>
        <w:numId w:val="3"/>
      </w:numPr>
      <w:spacing w:before="40" w:after="0"/>
      <w:outlineLvl w:val="1"/>
    </w:pPr>
    <w:rPr>
      <w:rFonts w:eastAsiaTheme="majorEastAsia" w:cstheme="majorBidi"/>
      <w:color w:val="2F5496" w:themeColor="accent1" w:themeShade="BF"/>
      <w:sz w:val="28"/>
      <w:szCs w:val="26"/>
    </w:rPr>
  </w:style>
  <w:style w:type="paragraph" w:styleId="Naslov3">
    <w:name w:val="heading 3"/>
    <w:basedOn w:val="Navaden"/>
    <w:next w:val="Navaden"/>
    <w:link w:val="Naslov3Znak"/>
    <w:uiPriority w:val="9"/>
    <w:unhideWhenUsed/>
    <w:qFormat/>
    <w:rsid w:val="00217D24"/>
    <w:pPr>
      <w:keepNext/>
      <w:keepLines/>
      <w:spacing w:before="40" w:after="0"/>
      <w:outlineLvl w:val="2"/>
    </w:pPr>
    <w:rPr>
      <w:rFonts w:eastAsiaTheme="majorEastAsia" w:cstheme="majorBidi"/>
      <w:color w:val="1F3763" w:themeColor="accent1" w:themeShade="7F"/>
      <w:sz w:val="24"/>
      <w:szCs w:val="24"/>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8F0049"/>
    <w:rPr>
      <w:rFonts w:asciiTheme="majorHAnsi" w:eastAsiaTheme="majorEastAsia" w:hAnsiTheme="majorHAnsi" w:cstheme="majorBidi"/>
      <w:color w:val="2F5496" w:themeColor="accent1" w:themeShade="BF"/>
      <w:sz w:val="36"/>
      <w:szCs w:val="32"/>
    </w:rPr>
  </w:style>
  <w:style w:type="character" w:customStyle="1" w:styleId="Naslov2Znak">
    <w:name w:val="Naslov 2 Znak"/>
    <w:basedOn w:val="Privzetapisavaodstavka"/>
    <w:link w:val="Naslov2"/>
    <w:uiPriority w:val="9"/>
    <w:rsid w:val="008F0049"/>
    <w:rPr>
      <w:rFonts w:asciiTheme="majorHAnsi" w:eastAsiaTheme="majorEastAsia" w:hAnsiTheme="majorHAnsi" w:cstheme="majorBidi"/>
      <w:color w:val="2F5496" w:themeColor="accent1" w:themeShade="BF"/>
      <w:sz w:val="28"/>
      <w:szCs w:val="26"/>
    </w:rPr>
  </w:style>
  <w:style w:type="character" w:customStyle="1" w:styleId="Naslov3Znak">
    <w:name w:val="Naslov 3 Znak"/>
    <w:basedOn w:val="Privzetapisavaodstavka"/>
    <w:link w:val="Naslov3"/>
    <w:uiPriority w:val="9"/>
    <w:rsid w:val="00217D24"/>
    <w:rPr>
      <w:rFonts w:asciiTheme="majorHAnsi" w:eastAsiaTheme="majorEastAsia" w:hAnsiTheme="majorHAnsi" w:cstheme="majorBidi"/>
      <w:color w:val="1F3763" w:themeColor="accent1" w:themeShade="7F"/>
      <w:sz w:val="24"/>
      <w:szCs w:val="24"/>
    </w:rPr>
  </w:style>
  <w:style w:type="paragraph" w:styleId="Naslov">
    <w:name w:val="Title"/>
    <w:basedOn w:val="Navaden"/>
    <w:next w:val="Navaden"/>
    <w:link w:val="NaslovZnak"/>
    <w:uiPriority w:val="10"/>
    <w:qFormat/>
    <w:rsid w:val="009437F2"/>
    <w:pPr>
      <w:spacing w:after="0"/>
      <w:contextualSpacing/>
    </w:pPr>
    <w:rPr>
      <w:rFonts w:eastAsiaTheme="majorEastAsia" w:cstheme="majorBidi"/>
      <w:spacing w:val="-10"/>
      <w:kern w:val="28"/>
      <w:sz w:val="56"/>
      <w:szCs w:val="56"/>
    </w:rPr>
  </w:style>
  <w:style w:type="character" w:customStyle="1" w:styleId="NaslovZnak">
    <w:name w:val="Naslov Znak"/>
    <w:basedOn w:val="Privzetapisavaodstavka"/>
    <w:link w:val="Naslov"/>
    <w:uiPriority w:val="10"/>
    <w:rsid w:val="009437F2"/>
    <w:rPr>
      <w:rFonts w:asciiTheme="majorHAnsi" w:eastAsiaTheme="majorEastAsia" w:hAnsiTheme="majorHAnsi" w:cstheme="majorBidi"/>
      <w:spacing w:val="-10"/>
      <w:kern w:val="28"/>
      <w:sz w:val="56"/>
      <w:szCs w:val="56"/>
    </w:rPr>
  </w:style>
  <w:style w:type="character" w:styleId="Hiperpovezava">
    <w:name w:val="Hyperlink"/>
    <w:basedOn w:val="Privzetapisavaodstavka"/>
    <w:uiPriority w:val="99"/>
    <w:unhideWhenUsed/>
    <w:rsid w:val="001B4C69"/>
    <w:rPr>
      <w:color w:val="0000FF"/>
      <w:u w:val="single"/>
    </w:rPr>
  </w:style>
  <w:style w:type="paragraph" w:styleId="Podnaslov">
    <w:name w:val="Subtitle"/>
    <w:basedOn w:val="Navaden"/>
    <w:next w:val="Navaden"/>
    <w:link w:val="PodnaslovZnak"/>
    <w:uiPriority w:val="11"/>
    <w:qFormat/>
    <w:rsid w:val="00492274"/>
    <w:pPr>
      <w:numPr>
        <w:ilvl w:val="1"/>
      </w:numPr>
      <w:spacing w:line="360" w:lineRule="auto"/>
    </w:pPr>
    <w:rPr>
      <w:rFonts w:eastAsiaTheme="minorEastAsia"/>
      <w:color w:val="5A5A5A" w:themeColor="text1" w:themeTint="A5"/>
      <w:spacing w:val="15"/>
    </w:rPr>
  </w:style>
  <w:style w:type="character" w:customStyle="1" w:styleId="PodnaslovZnak">
    <w:name w:val="Podnaslov Znak"/>
    <w:basedOn w:val="Privzetapisavaodstavka"/>
    <w:link w:val="Podnaslov"/>
    <w:uiPriority w:val="11"/>
    <w:rsid w:val="00492274"/>
    <w:rPr>
      <w:rFonts w:asciiTheme="majorHAnsi" w:eastAsiaTheme="minorEastAsia" w:hAnsiTheme="majorHAnsi"/>
      <w:color w:val="5A5A5A" w:themeColor="text1" w:themeTint="A5"/>
      <w:spacing w:val="15"/>
    </w:rPr>
  </w:style>
  <w:style w:type="paragraph" w:styleId="Glava">
    <w:name w:val="header"/>
    <w:basedOn w:val="Navaden"/>
    <w:link w:val="GlavaZnak"/>
    <w:uiPriority w:val="99"/>
    <w:unhideWhenUsed/>
    <w:rsid w:val="00492274"/>
    <w:pPr>
      <w:tabs>
        <w:tab w:val="center" w:pos="4680"/>
        <w:tab w:val="right" w:pos="9360"/>
      </w:tabs>
      <w:spacing w:after="0"/>
    </w:pPr>
  </w:style>
  <w:style w:type="character" w:customStyle="1" w:styleId="GlavaZnak">
    <w:name w:val="Glava Znak"/>
    <w:basedOn w:val="Privzetapisavaodstavka"/>
    <w:link w:val="Glava"/>
    <w:uiPriority w:val="99"/>
    <w:rsid w:val="00492274"/>
  </w:style>
  <w:style w:type="paragraph" w:styleId="Noga">
    <w:name w:val="footer"/>
    <w:basedOn w:val="Navaden"/>
    <w:link w:val="NogaZnak"/>
    <w:uiPriority w:val="99"/>
    <w:unhideWhenUsed/>
    <w:rsid w:val="00492274"/>
    <w:pPr>
      <w:tabs>
        <w:tab w:val="center" w:pos="4680"/>
        <w:tab w:val="right" w:pos="9360"/>
      </w:tabs>
      <w:spacing w:after="0"/>
    </w:pPr>
  </w:style>
  <w:style w:type="character" w:customStyle="1" w:styleId="NogaZnak">
    <w:name w:val="Noga Znak"/>
    <w:basedOn w:val="Privzetapisavaodstavka"/>
    <w:link w:val="Noga"/>
    <w:uiPriority w:val="99"/>
    <w:rsid w:val="00492274"/>
  </w:style>
  <w:style w:type="paragraph" w:styleId="Napis">
    <w:name w:val="caption"/>
    <w:basedOn w:val="Navaden"/>
    <w:next w:val="Navaden"/>
    <w:uiPriority w:val="35"/>
    <w:unhideWhenUsed/>
    <w:qFormat/>
    <w:rsid w:val="005A1C02"/>
    <w:pPr>
      <w:spacing w:after="200"/>
    </w:pPr>
    <w:rPr>
      <w:i/>
      <w:iCs/>
      <w:color w:val="44546A" w:themeColor="text2"/>
      <w:sz w:val="18"/>
      <w:szCs w:val="18"/>
    </w:rPr>
  </w:style>
  <w:style w:type="paragraph" w:styleId="Kazaloslik">
    <w:name w:val="table of figures"/>
    <w:basedOn w:val="Navaden"/>
    <w:next w:val="Navaden"/>
    <w:uiPriority w:val="99"/>
    <w:unhideWhenUsed/>
    <w:rsid w:val="005206AC"/>
    <w:pPr>
      <w:spacing w:after="0"/>
    </w:pPr>
  </w:style>
  <w:style w:type="paragraph" w:styleId="NaslovTOC">
    <w:name w:val="TOC Heading"/>
    <w:basedOn w:val="Naslov1"/>
    <w:next w:val="Navaden"/>
    <w:uiPriority w:val="39"/>
    <w:unhideWhenUsed/>
    <w:qFormat/>
    <w:rsid w:val="005206AC"/>
    <w:pPr>
      <w:outlineLvl w:val="9"/>
    </w:pPr>
    <w:rPr>
      <w:lang w:val="en-US"/>
    </w:rPr>
  </w:style>
  <w:style w:type="paragraph" w:styleId="Kazalovsebine1">
    <w:name w:val="toc 1"/>
    <w:basedOn w:val="Navaden"/>
    <w:next w:val="Navaden"/>
    <w:autoRedefine/>
    <w:uiPriority w:val="39"/>
    <w:unhideWhenUsed/>
    <w:rsid w:val="005206AC"/>
    <w:pPr>
      <w:spacing w:after="100"/>
    </w:pPr>
  </w:style>
  <w:style w:type="paragraph" w:styleId="Kazalovsebine2">
    <w:name w:val="toc 2"/>
    <w:basedOn w:val="Navaden"/>
    <w:next w:val="Navaden"/>
    <w:autoRedefine/>
    <w:uiPriority w:val="39"/>
    <w:unhideWhenUsed/>
    <w:rsid w:val="005206AC"/>
    <w:pPr>
      <w:spacing w:after="100"/>
      <w:ind w:left="220"/>
    </w:pPr>
  </w:style>
  <w:style w:type="paragraph" w:styleId="Navadensplet">
    <w:name w:val="Normal (Web)"/>
    <w:basedOn w:val="Navaden"/>
    <w:uiPriority w:val="99"/>
    <w:semiHidden/>
    <w:unhideWhenUsed/>
    <w:rsid w:val="00A637A6"/>
    <w:pPr>
      <w:spacing w:before="100" w:beforeAutospacing="1" w:after="100" w:afterAutospacing="1"/>
    </w:pPr>
    <w:rPr>
      <w:rFonts w:ascii="Times New Roman" w:eastAsiaTheme="minorEastAsia" w:hAnsi="Times New Roman" w:cs="Times New Roman"/>
      <w:sz w:val="24"/>
      <w:szCs w:val="24"/>
      <w:lang w:eastAsia="sl-SI"/>
    </w:rPr>
  </w:style>
  <w:style w:type="paragraph" w:styleId="Odstavekseznama">
    <w:name w:val="List Paragraph"/>
    <w:basedOn w:val="Navaden"/>
    <w:uiPriority w:val="34"/>
    <w:qFormat/>
    <w:rsid w:val="00104A0E"/>
    <w:pPr>
      <w:ind w:left="720"/>
      <w:contextualSpacing/>
    </w:pPr>
  </w:style>
  <w:style w:type="character" w:styleId="Pripombasklic">
    <w:name w:val="annotation reference"/>
    <w:basedOn w:val="Privzetapisavaodstavka"/>
    <w:uiPriority w:val="99"/>
    <w:semiHidden/>
    <w:unhideWhenUsed/>
    <w:rsid w:val="00BD6986"/>
    <w:rPr>
      <w:sz w:val="16"/>
      <w:szCs w:val="16"/>
    </w:rPr>
  </w:style>
  <w:style w:type="paragraph" w:styleId="Pripombabesedilo">
    <w:name w:val="annotation text"/>
    <w:basedOn w:val="Navaden"/>
    <w:link w:val="PripombabesediloZnak"/>
    <w:uiPriority w:val="99"/>
    <w:semiHidden/>
    <w:unhideWhenUsed/>
    <w:rsid w:val="00BD6986"/>
    <w:rPr>
      <w:sz w:val="20"/>
      <w:szCs w:val="20"/>
    </w:rPr>
  </w:style>
  <w:style w:type="character" w:customStyle="1" w:styleId="PripombabesediloZnak">
    <w:name w:val="Pripomba – besedilo Znak"/>
    <w:basedOn w:val="Privzetapisavaodstavka"/>
    <w:link w:val="Pripombabesedilo"/>
    <w:uiPriority w:val="99"/>
    <w:semiHidden/>
    <w:rsid w:val="00BD6986"/>
    <w:rPr>
      <w:rFonts w:asciiTheme="majorHAnsi" w:hAnsiTheme="majorHAnsi"/>
      <w:sz w:val="20"/>
      <w:szCs w:val="20"/>
    </w:rPr>
  </w:style>
  <w:style w:type="paragraph" w:styleId="Zadevapripombe">
    <w:name w:val="annotation subject"/>
    <w:basedOn w:val="Pripombabesedilo"/>
    <w:next w:val="Pripombabesedilo"/>
    <w:link w:val="ZadevapripombeZnak"/>
    <w:uiPriority w:val="99"/>
    <w:semiHidden/>
    <w:unhideWhenUsed/>
    <w:rsid w:val="00BD6986"/>
    <w:rPr>
      <w:b/>
      <w:bCs/>
    </w:rPr>
  </w:style>
  <w:style w:type="character" w:customStyle="1" w:styleId="ZadevapripombeZnak">
    <w:name w:val="Zadeva pripombe Znak"/>
    <w:basedOn w:val="PripombabesediloZnak"/>
    <w:link w:val="Zadevapripombe"/>
    <w:uiPriority w:val="99"/>
    <w:semiHidden/>
    <w:rsid w:val="00BD6986"/>
    <w:rPr>
      <w:rFonts w:asciiTheme="majorHAnsi" w:hAnsiTheme="majorHAnsi"/>
      <w:b/>
      <w:bCs/>
      <w:sz w:val="20"/>
      <w:szCs w:val="20"/>
    </w:rPr>
  </w:style>
  <w:style w:type="paragraph" w:styleId="Besedilooblaka">
    <w:name w:val="Balloon Text"/>
    <w:basedOn w:val="Navaden"/>
    <w:link w:val="BesedilooblakaZnak"/>
    <w:uiPriority w:val="99"/>
    <w:semiHidden/>
    <w:unhideWhenUsed/>
    <w:rsid w:val="00BD6986"/>
    <w:pPr>
      <w:spacing w:after="0"/>
    </w:pPr>
    <w:rPr>
      <w:rFonts w:ascii="Segoe UI" w:hAnsi="Segoe UI" w:cs="Segoe UI"/>
      <w:sz w:val="18"/>
      <w:szCs w:val="18"/>
    </w:rPr>
  </w:style>
  <w:style w:type="character" w:customStyle="1" w:styleId="BesedilooblakaZnak">
    <w:name w:val="Besedilo oblačka Znak"/>
    <w:basedOn w:val="Privzetapisavaodstavka"/>
    <w:link w:val="Besedilooblaka"/>
    <w:uiPriority w:val="99"/>
    <w:semiHidden/>
    <w:rsid w:val="00BD6986"/>
    <w:rPr>
      <w:rFonts w:ascii="Segoe UI" w:hAnsi="Segoe UI" w:cs="Segoe UI"/>
      <w:sz w:val="18"/>
      <w:szCs w:val="18"/>
    </w:rPr>
  </w:style>
  <w:style w:type="character" w:styleId="Nerazreenaomemba">
    <w:name w:val="Unresolved Mention"/>
    <w:basedOn w:val="Privzetapisavaodstavka"/>
    <w:uiPriority w:val="99"/>
    <w:semiHidden/>
    <w:unhideWhenUsed/>
    <w:rsid w:val="008D1E66"/>
    <w:rPr>
      <w:color w:val="605E5C"/>
      <w:shd w:val="clear" w:color="auto" w:fill="E1DFDD"/>
    </w:rPr>
  </w:style>
  <w:style w:type="paragraph" w:styleId="Revizija">
    <w:name w:val="Revision"/>
    <w:hidden/>
    <w:uiPriority w:val="99"/>
    <w:semiHidden/>
    <w:rsid w:val="00EC1FCA"/>
    <w:pPr>
      <w:spacing w:after="0" w:line="240" w:lineRule="auto"/>
    </w:pPr>
    <w:rPr>
      <w:rFonts w:asciiTheme="majorHAnsi" w:hAnsiTheme="majorHAnsi"/>
    </w:rPr>
  </w:style>
  <w:style w:type="character" w:styleId="SledenaHiperpovezava">
    <w:name w:val="FollowedHyperlink"/>
    <w:basedOn w:val="Privzetapisavaodstavka"/>
    <w:uiPriority w:val="99"/>
    <w:semiHidden/>
    <w:unhideWhenUsed/>
    <w:rsid w:val="00C825CB"/>
    <w:rPr>
      <w:color w:val="954F72" w:themeColor="followedHyperlink"/>
      <w:u w:val="single"/>
    </w:rPr>
  </w:style>
  <w:style w:type="table" w:styleId="Tabelamrea">
    <w:name w:val="Table Grid"/>
    <w:basedOn w:val="Navadnatabela"/>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Kazalovsebine3">
    <w:name w:val="toc 3"/>
    <w:basedOn w:val="Navaden"/>
    <w:next w:val="Navaden"/>
    <w:autoRedefine/>
    <w:uiPriority w:val="39"/>
    <w:unhideWhenUsed/>
    <w:rsid w:val="007E0FC9"/>
    <w:pPr>
      <w:spacing w:after="100"/>
      <w:ind w:left="440"/>
    </w:pPr>
  </w:style>
  <w:style w:type="paragraph" w:styleId="Brezrazmikov">
    <w:name w:val="No Spacing"/>
    <w:uiPriority w:val="1"/>
    <w:qFormat/>
    <w:rsid w:val="00184E40"/>
    <w:pPr>
      <w:spacing w:after="0" w:line="240" w:lineRule="auto"/>
      <w:jc w:val="both"/>
    </w:pPr>
    <w:rPr>
      <w:rFonts w:asciiTheme="majorHAnsi" w:hAnsiTheme="majorHAnsi"/>
    </w:rPr>
  </w:style>
  <w:style w:type="paragraph" w:styleId="Bibliografija">
    <w:name w:val="Bibliography"/>
    <w:basedOn w:val="Navaden"/>
    <w:next w:val="Navaden"/>
    <w:uiPriority w:val="37"/>
    <w:unhideWhenUsed/>
    <w:rsid w:val="00C9464D"/>
  </w:style>
  <w:style w:type="paragraph" w:styleId="Kazalovirov-naslov">
    <w:name w:val="toa heading"/>
    <w:basedOn w:val="Navaden"/>
    <w:next w:val="Navaden"/>
    <w:uiPriority w:val="99"/>
    <w:semiHidden/>
    <w:unhideWhenUsed/>
    <w:rsid w:val="00C9464D"/>
    <w:pPr>
      <w:spacing w:before="120"/>
    </w:pPr>
    <w:rPr>
      <w:rFonts w:eastAsiaTheme="majorEastAsia"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54836">
      <w:bodyDiv w:val="1"/>
      <w:marLeft w:val="0"/>
      <w:marRight w:val="0"/>
      <w:marTop w:val="0"/>
      <w:marBottom w:val="0"/>
      <w:divBdr>
        <w:top w:val="none" w:sz="0" w:space="0" w:color="auto"/>
        <w:left w:val="none" w:sz="0" w:space="0" w:color="auto"/>
        <w:bottom w:val="none" w:sz="0" w:space="0" w:color="auto"/>
        <w:right w:val="none" w:sz="0" w:space="0" w:color="auto"/>
      </w:divBdr>
    </w:div>
    <w:div w:id="73474496">
      <w:bodyDiv w:val="1"/>
      <w:marLeft w:val="0"/>
      <w:marRight w:val="0"/>
      <w:marTop w:val="0"/>
      <w:marBottom w:val="0"/>
      <w:divBdr>
        <w:top w:val="none" w:sz="0" w:space="0" w:color="auto"/>
        <w:left w:val="none" w:sz="0" w:space="0" w:color="auto"/>
        <w:bottom w:val="none" w:sz="0" w:space="0" w:color="auto"/>
        <w:right w:val="none" w:sz="0" w:space="0" w:color="auto"/>
      </w:divBdr>
    </w:div>
    <w:div w:id="137771455">
      <w:bodyDiv w:val="1"/>
      <w:marLeft w:val="0"/>
      <w:marRight w:val="0"/>
      <w:marTop w:val="0"/>
      <w:marBottom w:val="0"/>
      <w:divBdr>
        <w:top w:val="none" w:sz="0" w:space="0" w:color="auto"/>
        <w:left w:val="none" w:sz="0" w:space="0" w:color="auto"/>
        <w:bottom w:val="none" w:sz="0" w:space="0" w:color="auto"/>
        <w:right w:val="none" w:sz="0" w:space="0" w:color="auto"/>
      </w:divBdr>
    </w:div>
    <w:div w:id="168105814">
      <w:bodyDiv w:val="1"/>
      <w:marLeft w:val="0"/>
      <w:marRight w:val="0"/>
      <w:marTop w:val="0"/>
      <w:marBottom w:val="0"/>
      <w:divBdr>
        <w:top w:val="none" w:sz="0" w:space="0" w:color="auto"/>
        <w:left w:val="none" w:sz="0" w:space="0" w:color="auto"/>
        <w:bottom w:val="none" w:sz="0" w:space="0" w:color="auto"/>
        <w:right w:val="none" w:sz="0" w:space="0" w:color="auto"/>
      </w:divBdr>
    </w:div>
    <w:div w:id="203955745">
      <w:bodyDiv w:val="1"/>
      <w:marLeft w:val="0"/>
      <w:marRight w:val="0"/>
      <w:marTop w:val="0"/>
      <w:marBottom w:val="0"/>
      <w:divBdr>
        <w:top w:val="none" w:sz="0" w:space="0" w:color="auto"/>
        <w:left w:val="none" w:sz="0" w:space="0" w:color="auto"/>
        <w:bottom w:val="none" w:sz="0" w:space="0" w:color="auto"/>
        <w:right w:val="none" w:sz="0" w:space="0" w:color="auto"/>
      </w:divBdr>
    </w:div>
    <w:div w:id="246813654">
      <w:bodyDiv w:val="1"/>
      <w:marLeft w:val="0"/>
      <w:marRight w:val="0"/>
      <w:marTop w:val="0"/>
      <w:marBottom w:val="0"/>
      <w:divBdr>
        <w:top w:val="none" w:sz="0" w:space="0" w:color="auto"/>
        <w:left w:val="none" w:sz="0" w:space="0" w:color="auto"/>
        <w:bottom w:val="none" w:sz="0" w:space="0" w:color="auto"/>
        <w:right w:val="none" w:sz="0" w:space="0" w:color="auto"/>
      </w:divBdr>
    </w:div>
    <w:div w:id="259726568">
      <w:bodyDiv w:val="1"/>
      <w:marLeft w:val="0"/>
      <w:marRight w:val="0"/>
      <w:marTop w:val="0"/>
      <w:marBottom w:val="0"/>
      <w:divBdr>
        <w:top w:val="none" w:sz="0" w:space="0" w:color="auto"/>
        <w:left w:val="none" w:sz="0" w:space="0" w:color="auto"/>
        <w:bottom w:val="none" w:sz="0" w:space="0" w:color="auto"/>
        <w:right w:val="none" w:sz="0" w:space="0" w:color="auto"/>
      </w:divBdr>
    </w:div>
    <w:div w:id="273440420">
      <w:bodyDiv w:val="1"/>
      <w:marLeft w:val="0"/>
      <w:marRight w:val="0"/>
      <w:marTop w:val="0"/>
      <w:marBottom w:val="0"/>
      <w:divBdr>
        <w:top w:val="none" w:sz="0" w:space="0" w:color="auto"/>
        <w:left w:val="none" w:sz="0" w:space="0" w:color="auto"/>
        <w:bottom w:val="none" w:sz="0" w:space="0" w:color="auto"/>
        <w:right w:val="none" w:sz="0" w:space="0" w:color="auto"/>
      </w:divBdr>
    </w:div>
    <w:div w:id="295793255">
      <w:bodyDiv w:val="1"/>
      <w:marLeft w:val="0"/>
      <w:marRight w:val="0"/>
      <w:marTop w:val="0"/>
      <w:marBottom w:val="0"/>
      <w:divBdr>
        <w:top w:val="none" w:sz="0" w:space="0" w:color="auto"/>
        <w:left w:val="none" w:sz="0" w:space="0" w:color="auto"/>
        <w:bottom w:val="none" w:sz="0" w:space="0" w:color="auto"/>
        <w:right w:val="none" w:sz="0" w:space="0" w:color="auto"/>
      </w:divBdr>
    </w:div>
    <w:div w:id="316766324">
      <w:bodyDiv w:val="1"/>
      <w:marLeft w:val="0"/>
      <w:marRight w:val="0"/>
      <w:marTop w:val="0"/>
      <w:marBottom w:val="0"/>
      <w:divBdr>
        <w:top w:val="none" w:sz="0" w:space="0" w:color="auto"/>
        <w:left w:val="none" w:sz="0" w:space="0" w:color="auto"/>
        <w:bottom w:val="none" w:sz="0" w:space="0" w:color="auto"/>
        <w:right w:val="none" w:sz="0" w:space="0" w:color="auto"/>
      </w:divBdr>
    </w:div>
    <w:div w:id="340595375">
      <w:bodyDiv w:val="1"/>
      <w:marLeft w:val="0"/>
      <w:marRight w:val="0"/>
      <w:marTop w:val="0"/>
      <w:marBottom w:val="0"/>
      <w:divBdr>
        <w:top w:val="none" w:sz="0" w:space="0" w:color="auto"/>
        <w:left w:val="none" w:sz="0" w:space="0" w:color="auto"/>
        <w:bottom w:val="none" w:sz="0" w:space="0" w:color="auto"/>
        <w:right w:val="none" w:sz="0" w:space="0" w:color="auto"/>
      </w:divBdr>
    </w:div>
    <w:div w:id="348290624">
      <w:bodyDiv w:val="1"/>
      <w:marLeft w:val="0"/>
      <w:marRight w:val="0"/>
      <w:marTop w:val="0"/>
      <w:marBottom w:val="0"/>
      <w:divBdr>
        <w:top w:val="none" w:sz="0" w:space="0" w:color="auto"/>
        <w:left w:val="none" w:sz="0" w:space="0" w:color="auto"/>
        <w:bottom w:val="none" w:sz="0" w:space="0" w:color="auto"/>
        <w:right w:val="none" w:sz="0" w:space="0" w:color="auto"/>
      </w:divBdr>
      <w:divsChild>
        <w:div w:id="2060274871">
          <w:marLeft w:val="0"/>
          <w:marRight w:val="0"/>
          <w:marTop w:val="0"/>
          <w:marBottom w:val="0"/>
          <w:divBdr>
            <w:top w:val="none" w:sz="0" w:space="0" w:color="auto"/>
            <w:left w:val="none" w:sz="0" w:space="0" w:color="auto"/>
            <w:bottom w:val="none" w:sz="0" w:space="0" w:color="auto"/>
            <w:right w:val="none" w:sz="0" w:space="0" w:color="auto"/>
          </w:divBdr>
          <w:divsChild>
            <w:div w:id="1918903797">
              <w:marLeft w:val="0"/>
              <w:marRight w:val="0"/>
              <w:marTop w:val="0"/>
              <w:marBottom w:val="0"/>
              <w:divBdr>
                <w:top w:val="none" w:sz="0" w:space="0" w:color="auto"/>
                <w:left w:val="none" w:sz="0" w:space="0" w:color="auto"/>
                <w:bottom w:val="none" w:sz="0" w:space="0" w:color="auto"/>
                <w:right w:val="none" w:sz="0" w:space="0" w:color="auto"/>
              </w:divBdr>
            </w:div>
            <w:div w:id="999504008">
              <w:marLeft w:val="0"/>
              <w:marRight w:val="0"/>
              <w:marTop w:val="0"/>
              <w:marBottom w:val="0"/>
              <w:divBdr>
                <w:top w:val="none" w:sz="0" w:space="0" w:color="auto"/>
                <w:left w:val="none" w:sz="0" w:space="0" w:color="auto"/>
                <w:bottom w:val="none" w:sz="0" w:space="0" w:color="auto"/>
                <w:right w:val="none" w:sz="0" w:space="0" w:color="auto"/>
              </w:divBdr>
            </w:div>
            <w:div w:id="1504276333">
              <w:marLeft w:val="0"/>
              <w:marRight w:val="0"/>
              <w:marTop w:val="0"/>
              <w:marBottom w:val="0"/>
              <w:divBdr>
                <w:top w:val="none" w:sz="0" w:space="0" w:color="auto"/>
                <w:left w:val="none" w:sz="0" w:space="0" w:color="auto"/>
                <w:bottom w:val="none" w:sz="0" w:space="0" w:color="auto"/>
                <w:right w:val="none" w:sz="0" w:space="0" w:color="auto"/>
              </w:divBdr>
            </w:div>
            <w:div w:id="1365522850">
              <w:marLeft w:val="0"/>
              <w:marRight w:val="0"/>
              <w:marTop w:val="0"/>
              <w:marBottom w:val="0"/>
              <w:divBdr>
                <w:top w:val="none" w:sz="0" w:space="0" w:color="auto"/>
                <w:left w:val="none" w:sz="0" w:space="0" w:color="auto"/>
                <w:bottom w:val="none" w:sz="0" w:space="0" w:color="auto"/>
                <w:right w:val="none" w:sz="0" w:space="0" w:color="auto"/>
              </w:divBdr>
            </w:div>
            <w:div w:id="169105152">
              <w:marLeft w:val="0"/>
              <w:marRight w:val="0"/>
              <w:marTop w:val="0"/>
              <w:marBottom w:val="0"/>
              <w:divBdr>
                <w:top w:val="none" w:sz="0" w:space="0" w:color="auto"/>
                <w:left w:val="none" w:sz="0" w:space="0" w:color="auto"/>
                <w:bottom w:val="none" w:sz="0" w:space="0" w:color="auto"/>
                <w:right w:val="none" w:sz="0" w:space="0" w:color="auto"/>
              </w:divBdr>
            </w:div>
            <w:div w:id="1215658985">
              <w:marLeft w:val="0"/>
              <w:marRight w:val="0"/>
              <w:marTop w:val="0"/>
              <w:marBottom w:val="0"/>
              <w:divBdr>
                <w:top w:val="none" w:sz="0" w:space="0" w:color="auto"/>
                <w:left w:val="none" w:sz="0" w:space="0" w:color="auto"/>
                <w:bottom w:val="none" w:sz="0" w:space="0" w:color="auto"/>
                <w:right w:val="none" w:sz="0" w:space="0" w:color="auto"/>
              </w:divBdr>
            </w:div>
            <w:div w:id="1477606466">
              <w:marLeft w:val="0"/>
              <w:marRight w:val="0"/>
              <w:marTop w:val="0"/>
              <w:marBottom w:val="0"/>
              <w:divBdr>
                <w:top w:val="none" w:sz="0" w:space="0" w:color="auto"/>
                <w:left w:val="none" w:sz="0" w:space="0" w:color="auto"/>
                <w:bottom w:val="none" w:sz="0" w:space="0" w:color="auto"/>
                <w:right w:val="none" w:sz="0" w:space="0" w:color="auto"/>
              </w:divBdr>
            </w:div>
            <w:div w:id="613101583">
              <w:marLeft w:val="0"/>
              <w:marRight w:val="0"/>
              <w:marTop w:val="0"/>
              <w:marBottom w:val="0"/>
              <w:divBdr>
                <w:top w:val="none" w:sz="0" w:space="0" w:color="auto"/>
                <w:left w:val="none" w:sz="0" w:space="0" w:color="auto"/>
                <w:bottom w:val="none" w:sz="0" w:space="0" w:color="auto"/>
                <w:right w:val="none" w:sz="0" w:space="0" w:color="auto"/>
              </w:divBdr>
            </w:div>
            <w:div w:id="1272012611">
              <w:marLeft w:val="0"/>
              <w:marRight w:val="0"/>
              <w:marTop w:val="0"/>
              <w:marBottom w:val="0"/>
              <w:divBdr>
                <w:top w:val="none" w:sz="0" w:space="0" w:color="auto"/>
                <w:left w:val="none" w:sz="0" w:space="0" w:color="auto"/>
                <w:bottom w:val="none" w:sz="0" w:space="0" w:color="auto"/>
                <w:right w:val="none" w:sz="0" w:space="0" w:color="auto"/>
              </w:divBdr>
            </w:div>
            <w:div w:id="529684654">
              <w:marLeft w:val="0"/>
              <w:marRight w:val="0"/>
              <w:marTop w:val="0"/>
              <w:marBottom w:val="0"/>
              <w:divBdr>
                <w:top w:val="none" w:sz="0" w:space="0" w:color="auto"/>
                <w:left w:val="none" w:sz="0" w:space="0" w:color="auto"/>
                <w:bottom w:val="none" w:sz="0" w:space="0" w:color="auto"/>
                <w:right w:val="none" w:sz="0" w:space="0" w:color="auto"/>
              </w:divBdr>
            </w:div>
            <w:div w:id="1049912038">
              <w:marLeft w:val="0"/>
              <w:marRight w:val="0"/>
              <w:marTop w:val="0"/>
              <w:marBottom w:val="0"/>
              <w:divBdr>
                <w:top w:val="none" w:sz="0" w:space="0" w:color="auto"/>
                <w:left w:val="none" w:sz="0" w:space="0" w:color="auto"/>
                <w:bottom w:val="none" w:sz="0" w:space="0" w:color="auto"/>
                <w:right w:val="none" w:sz="0" w:space="0" w:color="auto"/>
              </w:divBdr>
            </w:div>
            <w:div w:id="757022613">
              <w:marLeft w:val="0"/>
              <w:marRight w:val="0"/>
              <w:marTop w:val="0"/>
              <w:marBottom w:val="0"/>
              <w:divBdr>
                <w:top w:val="none" w:sz="0" w:space="0" w:color="auto"/>
                <w:left w:val="none" w:sz="0" w:space="0" w:color="auto"/>
                <w:bottom w:val="none" w:sz="0" w:space="0" w:color="auto"/>
                <w:right w:val="none" w:sz="0" w:space="0" w:color="auto"/>
              </w:divBdr>
            </w:div>
            <w:div w:id="1658486379">
              <w:marLeft w:val="0"/>
              <w:marRight w:val="0"/>
              <w:marTop w:val="0"/>
              <w:marBottom w:val="0"/>
              <w:divBdr>
                <w:top w:val="none" w:sz="0" w:space="0" w:color="auto"/>
                <w:left w:val="none" w:sz="0" w:space="0" w:color="auto"/>
                <w:bottom w:val="none" w:sz="0" w:space="0" w:color="auto"/>
                <w:right w:val="none" w:sz="0" w:space="0" w:color="auto"/>
              </w:divBdr>
            </w:div>
            <w:div w:id="165217550">
              <w:marLeft w:val="0"/>
              <w:marRight w:val="0"/>
              <w:marTop w:val="0"/>
              <w:marBottom w:val="0"/>
              <w:divBdr>
                <w:top w:val="none" w:sz="0" w:space="0" w:color="auto"/>
                <w:left w:val="none" w:sz="0" w:space="0" w:color="auto"/>
                <w:bottom w:val="none" w:sz="0" w:space="0" w:color="auto"/>
                <w:right w:val="none" w:sz="0" w:space="0" w:color="auto"/>
              </w:divBdr>
            </w:div>
            <w:div w:id="1899435139">
              <w:marLeft w:val="0"/>
              <w:marRight w:val="0"/>
              <w:marTop w:val="0"/>
              <w:marBottom w:val="0"/>
              <w:divBdr>
                <w:top w:val="none" w:sz="0" w:space="0" w:color="auto"/>
                <w:left w:val="none" w:sz="0" w:space="0" w:color="auto"/>
                <w:bottom w:val="none" w:sz="0" w:space="0" w:color="auto"/>
                <w:right w:val="none" w:sz="0" w:space="0" w:color="auto"/>
              </w:divBdr>
            </w:div>
            <w:div w:id="1979797080">
              <w:marLeft w:val="0"/>
              <w:marRight w:val="0"/>
              <w:marTop w:val="0"/>
              <w:marBottom w:val="0"/>
              <w:divBdr>
                <w:top w:val="none" w:sz="0" w:space="0" w:color="auto"/>
                <w:left w:val="none" w:sz="0" w:space="0" w:color="auto"/>
                <w:bottom w:val="none" w:sz="0" w:space="0" w:color="auto"/>
                <w:right w:val="none" w:sz="0" w:space="0" w:color="auto"/>
              </w:divBdr>
            </w:div>
            <w:div w:id="320163408">
              <w:marLeft w:val="0"/>
              <w:marRight w:val="0"/>
              <w:marTop w:val="0"/>
              <w:marBottom w:val="0"/>
              <w:divBdr>
                <w:top w:val="none" w:sz="0" w:space="0" w:color="auto"/>
                <w:left w:val="none" w:sz="0" w:space="0" w:color="auto"/>
                <w:bottom w:val="none" w:sz="0" w:space="0" w:color="auto"/>
                <w:right w:val="none" w:sz="0" w:space="0" w:color="auto"/>
              </w:divBdr>
            </w:div>
            <w:div w:id="1992756899">
              <w:marLeft w:val="0"/>
              <w:marRight w:val="0"/>
              <w:marTop w:val="0"/>
              <w:marBottom w:val="0"/>
              <w:divBdr>
                <w:top w:val="none" w:sz="0" w:space="0" w:color="auto"/>
                <w:left w:val="none" w:sz="0" w:space="0" w:color="auto"/>
                <w:bottom w:val="none" w:sz="0" w:space="0" w:color="auto"/>
                <w:right w:val="none" w:sz="0" w:space="0" w:color="auto"/>
              </w:divBdr>
            </w:div>
            <w:div w:id="557714949">
              <w:marLeft w:val="0"/>
              <w:marRight w:val="0"/>
              <w:marTop w:val="0"/>
              <w:marBottom w:val="0"/>
              <w:divBdr>
                <w:top w:val="none" w:sz="0" w:space="0" w:color="auto"/>
                <w:left w:val="none" w:sz="0" w:space="0" w:color="auto"/>
                <w:bottom w:val="none" w:sz="0" w:space="0" w:color="auto"/>
                <w:right w:val="none" w:sz="0" w:space="0" w:color="auto"/>
              </w:divBdr>
            </w:div>
            <w:div w:id="1861237321">
              <w:marLeft w:val="0"/>
              <w:marRight w:val="0"/>
              <w:marTop w:val="0"/>
              <w:marBottom w:val="0"/>
              <w:divBdr>
                <w:top w:val="none" w:sz="0" w:space="0" w:color="auto"/>
                <w:left w:val="none" w:sz="0" w:space="0" w:color="auto"/>
                <w:bottom w:val="none" w:sz="0" w:space="0" w:color="auto"/>
                <w:right w:val="none" w:sz="0" w:space="0" w:color="auto"/>
              </w:divBdr>
            </w:div>
            <w:div w:id="658846749">
              <w:marLeft w:val="0"/>
              <w:marRight w:val="0"/>
              <w:marTop w:val="0"/>
              <w:marBottom w:val="0"/>
              <w:divBdr>
                <w:top w:val="none" w:sz="0" w:space="0" w:color="auto"/>
                <w:left w:val="none" w:sz="0" w:space="0" w:color="auto"/>
                <w:bottom w:val="none" w:sz="0" w:space="0" w:color="auto"/>
                <w:right w:val="none" w:sz="0" w:space="0" w:color="auto"/>
              </w:divBdr>
            </w:div>
            <w:div w:id="1425571752">
              <w:marLeft w:val="0"/>
              <w:marRight w:val="0"/>
              <w:marTop w:val="0"/>
              <w:marBottom w:val="0"/>
              <w:divBdr>
                <w:top w:val="none" w:sz="0" w:space="0" w:color="auto"/>
                <w:left w:val="none" w:sz="0" w:space="0" w:color="auto"/>
                <w:bottom w:val="none" w:sz="0" w:space="0" w:color="auto"/>
                <w:right w:val="none" w:sz="0" w:space="0" w:color="auto"/>
              </w:divBdr>
            </w:div>
            <w:div w:id="2007048956">
              <w:marLeft w:val="0"/>
              <w:marRight w:val="0"/>
              <w:marTop w:val="0"/>
              <w:marBottom w:val="0"/>
              <w:divBdr>
                <w:top w:val="none" w:sz="0" w:space="0" w:color="auto"/>
                <w:left w:val="none" w:sz="0" w:space="0" w:color="auto"/>
                <w:bottom w:val="none" w:sz="0" w:space="0" w:color="auto"/>
                <w:right w:val="none" w:sz="0" w:space="0" w:color="auto"/>
              </w:divBdr>
            </w:div>
            <w:div w:id="1088887332">
              <w:marLeft w:val="0"/>
              <w:marRight w:val="0"/>
              <w:marTop w:val="0"/>
              <w:marBottom w:val="0"/>
              <w:divBdr>
                <w:top w:val="none" w:sz="0" w:space="0" w:color="auto"/>
                <w:left w:val="none" w:sz="0" w:space="0" w:color="auto"/>
                <w:bottom w:val="none" w:sz="0" w:space="0" w:color="auto"/>
                <w:right w:val="none" w:sz="0" w:space="0" w:color="auto"/>
              </w:divBdr>
            </w:div>
            <w:div w:id="2014065157">
              <w:marLeft w:val="0"/>
              <w:marRight w:val="0"/>
              <w:marTop w:val="0"/>
              <w:marBottom w:val="0"/>
              <w:divBdr>
                <w:top w:val="none" w:sz="0" w:space="0" w:color="auto"/>
                <w:left w:val="none" w:sz="0" w:space="0" w:color="auto"/>
                <w:bottom w:val="none" w:sz="0" w:space="0" w:color="auto"/>
                <w:right w:val="none" w:sz="0" w:space="0" w:color="auto"/>
              </w:divBdr>
            </w:div>
            <w:div w:id="2037995664">
              <w:marLeft w:val="0"/>
              <w:marRight w:val="0"/>
              <w:marTop w:val="0"/>
              <w:marBottom w:val="0"/>
              <w:divBdr>
                <w:top w:val="none" w:sz="0" w:space="0" w:color="auto"/>
                <w:left w:val="none" w:sz="0" w:space="0" w:color="auto"/>
                <w:bottom w:val="none" w:sz="0" w:space="0" w:color="auto"/>
                <w:right w:val="none" w:sz="0" w:space="0" w:color="auto"/>
              </w:divBdr>
            </w:div>
            <w:div w:id="1050761534">
              <w:marLeft w:val="0"/>
              <w:marRight w:val="0"/>
              <w:marTop w:val="0"/>
              <w:marBottom w:val="0"/>
              <w:divBdr>
                <w:top w:val="none" w:sz="0" w:space="0" w:color="auto"/>
                <w:left w:val="none" w:sz="0" w:space="0" w:color="auto"/>
                <w:bottom w:val="none" w:sz="0" w:space="0" w:color="auto"/>
                <w:right w:val="none" w:sz="0" w:space="0" w:color="auto"/>
              </w:divBdr>
            </w:div>
            <w:div w:id="994458601">
              <w:marLeft w:val="0"/>
              <w:marRight w:val="0"/>
              <w:marTop w:val="0"/>
              <w:marBottom w:val="0"/>
              <w:divBdr>
                <w:top w:val="none" w:sz="0" w:space="0" w:color="auto"/>
                <w:left w:val="none" w:sz="0" w:space="0" w:color="auto"/>
                <w:bottom w:val="none" w:sz="0" w:space="0" w:color="auto"/>
                <w:right w:val="none" w:sz="0" w:space="0" w:color="auto"/>
              </w:divBdr>
            </w:div>
            <w:div w:id="1668746208">
              <w:marLeft w:val="0"/>
              <w:marRight w:val="0"/>
              <w:marTop w:val="0"/>
              <w:marBottom w:val="0"/>
              <w:divBdr>
                <w:top w:val="none" w:sz="0" w:space="0" w:color="auto"/>
                <w:left w:val="none" w:sz="0" w:space="0" w:color="auto"/>
                <w:bottom w:val="none" w:sz="0" w:space="0" w:color="auto"/>
                <w:right w:val="none" w:sz="0" w:space="0" w:color="auto"/>
              </w:divBdr>
            </w:div>
            <w:div w:id="298607717">
              <w:marLeft w:val="0"/>
              <w:marRight w:val="0"/>
              <w:marTop w:val="0"/>
              <w:marBottom w:val="0"/>
              <w:divBdr>
                <w:top w:val="none" w:sz="0" w:space="0" w:color="auto"/>
                <w:left w:val="none" w:sz="0" w:space="0" w:color="auto"/>
                <w:bottom w:val="none" w:sz="0" w:space="0" w:color="auto"/>
                <w:right w:val="none" w:sz="0" w:space="0" w:color="auto"/>
              </w:divBdr>
            </w:div>
            <w:div w:id="399135426">
              <w:marLeft w:val="0"/>
              <w:marRight w:val="0"/>
              <w:marTop w:val="0"/>
              <w:marBottom w:val="0"/>
              <w:divBdr>
                <w:top w:val="none" w:sz="0" w:space="0" w:color="auto"/>
                <w:left w:val="none" w:sz="0" w:space="0" w:color="auto"/>
                <w:bottom w:val="none" w:sz="0" w:space="0" w:color="auto"/>
                <w:right w:val="none" w:sz="0" w:space="0" w:color="auto"/>
              </w:divBdr>
            </w:div>
            <w:div w:id="1203787">
              <w:marLeft w:val="0"/>
              <w:marRight w:val="0"/>
              <w:marTop w:val="0"/>
              <w:marBottom w:val="0"/>
              <w:divBdr>
                <w:top w:val="none" w:sz="0" w:space="0" w:color="auto"/>
                <w:left w:val="none" w:sz="0" w:space="0" w:color="auto"/>
                <w:bottom w:val="none" w:sz="0" w:space="0" w:color="auto"/>
                <w:right w:val="none" w:sz="0" w:space="0" w:color="auto"/>
              </w:divBdr>
            </w:div>
            <w:div w:id="202865925">
              <w:marLeft w:val="0"/>
              <w:marRight w:val="0"/>
              <w:marTop w:val="0"/>
              <w:marBottom w:val="0"/>
              <w:divBdr>
                <w:top w:val="none" w:sz="0" w:space="0" w:color="auto"/>
                <w:left w:val="none" w:sz="0" w:space="0" w:color="auto"/>
                <w:bottom w:val="none" w:sz="0" w:space="0" w:color="auto"/>
                <w:right w:val="none" w:sz="0" w:space="0" w:color="auto"/>
              </w:divBdr>
            </w:div>
            <w:div w:id="1327973192">
              <w:marLeft w:val="0"/>
              <w:marRight w:val="0"/>
              <w:marTop w:val="0"/>
              <w:marBottom w:val="0"/>
              <w:divBdr>
                <w:top w:val="none" w:sz="0" w:space="0" w:color="auto"/>
                <w:left w:val="none" w:sz="0" w:space="0" w:color="auto"/>
                <w:bottom w:val="none" w:sz="0" w:space="0" w:color="auto"/>
                <w:right w:val="none" w:sz="0" w:space="0" w:color="auto"/>
              </w:divBdr>
            </w:div>
            <w:div w:id="949047080">
              <w:marLeft w:val="0"/>
              <w:marRight w:val="0"/>
              <w:marTop w:val="0"/>
              <w:marBottom w:val="0"/>
              <w:divBdr>
                <w:top w:val="none" w:sz="0" w:space="0" w:color="auto"/>
                <w:left w:val="none" w:sz="0" w:space="0" w:color="auto"/>
                <w:bottom w:val="none" w:sz="0" w:space="0" w:color="auto"/>
                <w:right w:val="none" w:sz="0" w:space="0" w:color="auto"/>
              </w:divBdr>
            </w:div>
            <w:div w:id="1195654764">
              <w:marLeft w:val="0"/>
              <w:marRight w:val="0"/>
              <w:marTop w:val="0"/>
              <w:marBottom w:val="0"/>
              <w:divBdr>
                <w:top w:val="none" w:sz="0" w:space="0" w:color="auto"/>
                <w:left w:val="none" w:sz="0" w:space="0" w:color="auto"/>
                <w:bottom w:val="none" w:sz="0" w:space="0" w:color="auto"/>
                <w:right w:val="none" w:sz="0" w:space="0" w:color="auto"/>
              </w:divBdr>
            </w:div>
            <w:div w:id="1207110163">
              <w:marLeft w:val="0"/>
              <w:marRight w:val="0"/>
              <w:marTop w:val="0"/>
              <w:marBottom w:val="0"/>
              <w:divBdr>
                <w:top w:val="none" w:sz="0" w:space="0" w:color="auto"/>
                <w:left w:val="none" w:sz="0" w:space="0" w:color="auto"/>
                <w:bottom w:val="none" w:sz="0" w:space="0" w:color="auto"/>
                <w:right w:val="none" w:sz="0" w:space="0" w:color="auto"/>
              </w:divBdr>
            </w:div>
            <w:div w:id="312805905">
              <w:marLeft w:val="0"/>
              <w:marRight w:val="0"/>
              <w:marTop w:val="0"/>
              <w:marBottom w:val="0"/>
              <w:divBdr>
                <w:top w:val="none" w:sz="0" w:space="0" w:color="auto"/>
                <w:left w:val="none" w:sz="0" w:space="0" w:color="auto"/>
                <w:bottom w:val="none" w:sz="0" w:space="0" w:color="auto"/>
                <w:right w:val="none" w:sz="0" w:space="0" w:color="auto"/>
              </w:divBdr>
            </w:div>
            <w:div w:id="1207907427">
              <w:marLeft w:val="0"/>
              <w:marRight w:val="0"/>
              <w:marTop w:val="0"/>
              <w:marBottom w:val="0"/>
              <w:divBdr>
                <w:top w:val="none" w:sz="0" w:space="0" w:color="auto"/>
                <w:left w:val="none" w:sz="0" w:space="0" w:color="auto"/>
                <w:bottom w:val="none" w:sz="0" w:space="0" w:color="auto"/>
                <w:right w:val="none" w:sz="0" w:space="0" w:color="auto"/>
              </w:divBdr>
            </w:div>
            <w:div w:id="1657999911">
              <w:marLeft w:val="0"/>
              <w:marRight w:val="0"/>
              <w:marTop w:val="0"/>
              <w:marBottom w:val="0"/>
              <w:divBdr>
                <w:top w:val="none" w:sz="0" w:space="0" w:color="auto"/>
                <w:left w:val="none" w:sz="0" w:space="0" w:color="auto"/>
                <w:bottom w:val="none" w:sz="0" w:space="0" w:color="auto"/>
                <w:right w:val="none" w:sz="0" w:space="0" w:color="auto"/>
              </w:divBdr>
            </w:div>
            <w:div w:id="1640498402">
              <w:marLeft w:val="0"/>
              <w:marRight w:val="0"/>
              <w:marTop w:val="0"/>
              <w:marBottom w:val="0"/>
              <w:divBdr>
                <w:top w:val="none" w:sz="0" w:space="0" w:color="auto"/>
                <w:left w:val="none" w:sz="0" w:space="0" w:color="auto"/>
                <w:bottom w:val="none" w:sz="0" w:space="0" w:color="auto"/>
                <w:right w:val="none" w:sz="0" w:space="0" w:color="auto"/>
              </w:divBdr>
            </w:div>
            <w:div w:id="1368875471">
              <w:marLeft w:val="0"/>
              <w:marRight w:val="0"/>
              <w:marTop w:val="0"/>
              <w:marBottom w:val="0"/>
              <w:divBdr>
                <w:top w:val="none" w:sz="0" w:space="0" w:color="auto"/>
                <w:left w:val="none" w:sz="0" w:space="0" w:color="auto"/>
                <w:bottom w:val="none" w:sz="0" w:space="0" w:color="auto"/>
                <w:right w:val="none" w:sz="0" w:space="0" w:color="auto"/>
              </w:divBdr>
            </w:div>
            <w:div w:id="1597058442">
              <w:marLeft w:val="0"/>
              <w:marRight w:val="0"/>
              <w:marTop w:val="0"/>
              <w:marBottom w:val="0"/>
              <w:divBdr>
                <w:top w:val="none" w:sz="0" w:space="0" w:color="auto"/>
                <w:left w:val="none" w:sz="0" w:space="0" w:color="auto"/>
                <w:bottom w:val="none" w:sz="0" w:space="0" w:color="auto"/>
                <w:right w:val="none" w:sz="0" w:space="0" w:color="auto"/>
              </w:divBdr>
            </w:div>
            <w:div w:id="195588296">
              <w:marLeft w:val="0"/>
              <w:marRight w:val="0"/>
              <w:marTop w:val="0"/>
              <w:marBottom w:val="0"/>
              <w:divBdr>
                <w:top w:val="none" w:sz="0" w:space="0" w:color="auto"/>
                <w:left w:val="none" w:sz="0" w:space="0" w:color="auto"/>
                <w:bottom w:val="none" w:sz="0" w:space="0" w:color="auto"/>
                <w:right w:val="none" w:sz="0" w:space="0" w:color="auto"/>
              </w:divBdr>
            </w:div>
            <w:div w:id="1410537875">
              <w:marLeft w:val="0"/>
              <w:marRight w:val="0"/>
              <w:marTop w:val="0"/>
              <w:marBottom w:val="0"/>
              <w:divBdr>
                <w:top w:val="none" w:sz="0" w:space="0" w:color="auto"/>
                <w:left w:val="none" w:sz="0" w:space="0" w:color="auto"/>
                <w:bottom w:val="none" w:sz="0" w:space="0" w:color="auto"/>
                <w:right w:val="none" w:sz="0" w:space="0" w:color="auto"/>
              </w:divBdr>
            </w:div>
            <w:div w:id="805123819">
              <w:marLeft w:val="0"/>
              <w:marRight w:val="0"/>
              <w:marTop w:val="0"/>
              <w:marBottom w:val="0"/>
              <w:divBdr>
                <w:top w:val="none" w:sz="0" w:space="0" w:color="auto"/>
                <w:left w:val="none" w:sz="0" w:space="0" w:color="auto"/>
                <w:bottom w:val="none" w:sz="0" w:space="0" w:color="auto"/>
                <w:right w:val="none" w:sz="0" w:space="0" w:color="auto"/>
              </w:divBdr>
            </w:div>
            <w:div w:id="1707287735">
              <w:marLeft w:val="0"/>
              <w:marRight w:val="0"/>
              <w:marTop w:val="0"/>
              <w:marBottom w:val="0"/>
              <w:divBdr>
                <w:top w:val="none" w:sz="0" w:space="0" w:color="auto"/>
                <w:left w:val="none" w:sz="0" w:space="0" w:color="auto"/>
                <w:bottom w:val="none" w:sz="0" w:space="0" w:color="auto"/>
                <w:right w:val="none" w:sz="0" w:space="0" w:color="auto"/>
              </w:divBdr>
            </w:div>
            <w:div w:id="9719360">
              <w:marLeft w:val="0"/>
              <w:marRight w:val="0"/>
              <w:marTop w:val="0"/>
              <w:marBottom w:val="0"/>
              <w:divBdr>
                <w:top w:val="none" w:sz="0" w:space="0" w:color="auto"/>
                <w:left w:val="none" w:sz="0" w:space="0" w:color="auto"/>
                <w:bottom w:val="none" w:sz="0" w:space="0" w:color="auto"/>
                <w:right w:val="none" w:sz="0" w:space="0" w:color="auto"/>
              </w:divBdr>
            </w:div>
            <w:div w:id="371616928">
              <w:marLeft w:val="0"/>
              <w:marRight w:val="0"/>
              <w:marTop w:val="0"/>
              <w:marBottom w:val="0"/>
              <w:divBdr>
                <w:top w:val="none" w:sz="0" w:space="0" w:color="auto"/>
                <w:left w:val="none" w:sz="0" w:space="0" w:color="auto"/>
                <w:bottom w:val="none" w:sz="0" w:space="0" w:color="auto"/>
                <w:right w:val="none" w:sz="0" w:space="0" w:color="auto"/>
              </w:divBdr>
            </w:div>
            <w:div w:id="1271740643">
              <w:marLeft w:val="0"/>
              <w:marRight w:val="0"/>
              <w:marTop w:val="0"/>
              <w:marBottom w:val="0"/>
              <w:divBdr>
                <w:top w:val="none" w:sz="0" w:space="0" w:color="auto"/>
                <w:left w:val="none" w:sz="0" w:space="0" w:color="auto"/>
                <w:bottom w:val="none" w:sz="0" w:space="0" w:color="auto"/>
                <w:right w:val="none" w:sz="0" w:space="0" w:color="auto"/>
              </w:divBdr>
            </w:div>
            <w:div w:id="87167097">
              <w:marLeft w:val="0"/>
              <w:marRight w:val="0"/>
              <w:marTop w:val="0"/>
              <w:marBottom w:val="0"/>
              <w:divBdr>
                <w:top w:val="none" w:sz="0" w:space="0" w:color="auto"/>
                <w:left w:val="none" w:sz="0" w:space="0" w:color="auto"/>
                <w:bottom w:val="none" w:sz="0" w:space="0" w:color="auto"/>
                <w:right w:val="none" w:sz="0" w:space="0" w:color="auto"/>
              </w:divBdr>
            </w:div>
            <w:div w:id="270361403">
              <w:marLeft w:val="0"/>
              <w:marRight w:val="0"/>
              <w:marTop w:val="0"/>
              <w:marBottom w:val="0"/>
              <w:divBdr>
                <w:top w:val="none" w:sz="0" w:space="0" w:color="auto"/>
                <w:left w:val="none" w:sz="0" w:space="0" w:color="auto"/>
                <w:bottom w:val="none" w:sz="0" w:space="0" w:color="auto"/>
                <w:right w:val="none" w:sz="0" w:space="0" w:color="auto"/>
              </w:divBdr>
            </w:div>
            <w:div w:id="2025740221">
              <w:marLeft w:val="0"/>
              <w:marRight w:val="0"/>
              <w:marTop w:val="0"/>
              <w:marBottom w:val="0"/>
              <w:divBdr>
                <w:top w:val="none" w:sz="0" w:space="0" w:color="auto"/>
                <w:left w:val="none" w:sz="0" w:space="0" w:color="auto"/>
                <w:bottom w:val="none" w:sz="0" w:space="0" w:color="auto"/>
                <w:right w:val="none" w:sz="0" w:space="0" w:color="auto"/>
              </w:divBdr>
            </w:div>
            <w:div w:id="169104468">
              <w:marLeft w:val="0"/>
              <w:marRight w:val="0"/>
              <w:marTop w:val="0"/>
              <w:marBottom w:val="0"/>
              <w:divBdr>
                <w:top w:val="none" w:sz="0" w:space="0" w:color="auto"/>
                <w:left w:val="none" w:sz="0" w:space="0" w:color="auto"/>
                <w:bottom w:val="none" w:sz="0" w:space="0" w:color="auto"/>
                <w:right w:val="none" w:sz="0" w:space="0" w:color="auto"/>
              </w:divBdr>
            </w:div>
            <w:div w:id="1017195779">
              <w:marLeft w:val="0"/>
              <w:marRight w:val="0"/>
              <w:marTop w:val="0"/>
              <w:marBottom w:val="0"/>
              <w:divBdr>
                <w:top w:val="none" w:sz="0" w:space="0" w:color="auto"/>
                <w:left w:val="none" w:sz="0" w:space="0" w:color="auto"/>
                <w:bottom w:val="none" w:sz="0" w:space="0" w:color="auto"/>
                <w:right w:val="none" w:sz="0" w:space="0" w:color="auto"/>
              </w:divBdr>
            </w:div>
            <w:div w:id="1619295987">
              <w:marLeft w:val="0"/>
              <w:marRight w:val="0"/>
              <w:marTop w:val="0"/>
              <w:marBottom w:val="0"/>
              <w:divBdr>
                <w:top w:val="none" w:sz="0" w:space="0" w:color="auto"/>
                <w:left w:val="none" w:sz="0" w:space="0" w:color="auto"/>
                <w:bottom w:val="none" w:sz="0" w:space="0" w:color="auto"/>
                <w:right w:val="none" w:sz="0" w:space="0" w:color="auto"/>
              </w:divBdr>
            </w:div>
            <w:div w:id="1555853305">
              <w:marLeft w:val="0"/>
              <w:marRight w:val="0"/>
              <w:marTop w:val="0"/>
              <w:marBottom w:val="0"/>
              <w:divBdr>
                <w:top w:val="none" w:sz="0" w:space="0" w:color="auto"/>
                <w:left w:val="none" w:sz="0" w:space="0" w:color="auto"/>
                <w:bottom w:val="none" w:sz="0" w:space="0" w:color="auto"/>
                <w:right w:val="none" w:sz="0" w:space="0" w:color="auto"/>
              </w:divBdr>
            </w:div>
            <w:div w:id="1595938722">
              <w:marLeft w:val="0"/>
              <w:marRight w:val="0"/>
              <w:marTop w:val="0"/>
              <w:marBottom w:val="0"/>
              <w:divBdr>
                <w:top w:val="none" w:sz="0" w:space="0" w:color="auto"/>
                <w:left w:val="none" w:sz="0" w:space="0" w:color="auto"/>
                <w:bottom w:val="none" w:sz="0" w:space="0" w:color="auto"/>
                <w:right w:val="none" w:sz="0" w:space="0" w:color="auto"/>
              </w:divBdr>
            </w:div>
            <w:div w:id="770707386">
              <w:marLeft w:val="0"/>
              <w:marRight w:val="0"/>
              <w:marTop w:val="0"/>
              <w:marBottom w:val="0"/>
              <w:divBdr>
                <w:top w:val="none" w:sz="0" w:space="0" w:color="auto"/>
                <w:left w:val="none" w:sz="0" w:space="0" w:color="auto"/>
                <w:bottom w:val="none" w:sz="0" w:space="0" w:color="auto"/>
                <w:right w:val="none" w:sz="0" w:space="0" w:color="auto"/>
              </w:divBdr>
            </w:div>
            <w:div w:id="1764641964">
              <w:marLeft w:val="0"/>
              <w:marRight w:val="0"/>
              <w:marTop w:val="0"/>
              <w:marBottom w:val="0"/>
              <w:divBdr>
                <w:top w:val="none" w:sz="0" w:space="0" w:color="auto"/>
                <w:left w:val="none" w:sz="0" w:space="0" w:color="auto"/>
                <w:bottom w:val="none" w:sz="0" w:space="0" w:color="auto"/>
                <w:right w:val="none" w:sz="0" w:space="0" w:color="auto"/>
              </w:divBdr>
            </w:div>
            <w:div w:id="1880163892">
              <w:marLeft w:val="0"/>
              <w:marRight w:val="0"/>
              <w:marTop w:val="0"/>
              <w:marBottom w:val="0"/>
              <w:divBdr>
                <w:top w:val="none" w:sz="0" w:space="0" w:color="auto"/>
                <w:left w:val="none" w:sz="0" w:space="0" w:color="auto"/>
                <w:bottom w:val="none" w:sz="0" w:space="0" w:color="auto"/>
                <w:right w:val="none" w:sz="0" w:space="0" w:color="auto"/>
              </w:divBdr>
            </w:div>
            <w:div w:id="242029014">
              <w:marLeft w:val="0"/>
              <w:marRight w:val="0"/>
              <w:marTop w:val="0"/>
              <w:marBottom w:val="0"/>
              <w:divBdr>
                <w:top w:val="none" w:sz="0" w:space="0" w:color="auto"/>
                <w:left w:val="none" w:sz="0" w:space="0" w:color="auto"/>
                <w:bottom w:val="none" w:sz="0" w:space="0" w:color="auto"/>
                <w:right w:val="none" w:sz="0" w:space="0" w:color="auto"/>
              </w:divBdr>
            </w:div>
            <w:div w:id="1483884306">
              <w:marLeft w:val="0"/>
              <w:marRight w:val="0"/>
              <w:marTop w:val="0"/>
              <w:marBottom w:val="0"/>
              <w:divBdr>
                <w:top w:val="none" w:sz="0" w:space="0" w:color="auto"/>
                <w:left w:val="none" w:sz="0" w:space="0" w:color="auto"/>
                <w:bottom w:val="none" w:sz="0" w:space="0" w:color="auto"/>
                <w:right w:val="none" w:sz="0" w:space="0" w:color="auto"/>
              </w:divBdr>
            </w:div>
            <w:div w:id="543955144">
              <w:marLeft w:val="0"/>
              <w:marRight w:val="0"/>
              <w:marTop w:val="0"/>
              <w:marBottom w:val="0"/>
              <w:divBdr>
                <w:top w:val="none" w:sz="0" w:space="0" w:color="auto"/>
                <w:left w:val="none" w:sz="0" w:space="0" w:color="auto"/>
                <w:bottom w:val="none" w:sz="0" w:space="0" w:color="auto"/>
                <w:right w:val="none" w:sz="0" w:space="0" w:color="auto"/>
              </w:divBdr>
            </w:div>
            <w:div w:id="1366902041">
              <w:marLeft w:val="0"/>
              <w:marRight w:val="0"/>
              <w:marTop w:val="0"/>
              <w:marBottom w:val="0"/>
              <w:divBdr>
                <w:top w:val="none" w:sz="0" w:space="0" w:color="auto"/>
                <w:left w:val="none" w:sz="0" w:space="0" w:color="auto"/>
                <w:bottom w:val="none" w:sz="0" w:space="0" w:color="auto"/>
                <w:right w:val="none" w:sz="0" w:space="0" w:color="auto"/>
              </w:divBdr>
            </w:div>
            <w:div w:id="1684673835">
              <w:marLeft w:val="0"/>
              <w:marRight w:val="0"/>
              <w:marTop w:val="0"/>
              <w:marBottom w:val="0"/>
              <w:divBdr>
                <w:top w:val="none" w:sz="0" w:space="0" w:color="auto"/>
                <w:left w:val="none" w:sz="0" w:space="0" w:color="auto"/>
                <w:bottom w:val="none" w:sz="0" w:space="0" w:color="auto"/>
                <w:right w:val="none" w:sz="0" w:space="0" w:color="auto"/>
              </w:divBdr>
            </w:div>
            <w:div w:id="787503036">
              <w:marLeft w:val="0"/>
              <w:marRight w:val="0"/>
              <w:marTop w:val="0"/>
              <w:marBottom w:val="0"/>
              <w:divBdr>
                <w:top w:val="none" w:sz="0" w:space="0" w:color="auto"/>
                <w:left w:val="none" w:sz="0" w:space="0" w:color="auto"/>
                <w:bottom w:val="none" w:sz="0" w:space="0" w:color="auto"/>
                <w:right w:val="none" w:sz="0" w:space="0" w:color="auto"/>
              </w:divBdr>
            </w:div>
            <w:div w:id="1774280997">
              <w:marLeft w:val="0"/>
              <w:marRight w:val="0"/>
              <w:marTop w:val="0"/>
              <w:marBottom w:val="0"/>
              <w:divBdr>
                <w:top w:val="none" w:sz="0" w:space="0" w:color="auto"/>
                <w:left w:val="none" w:sz="0" w:space="0" w:color="auto"/>
                <w:bottom w:val="none" w:sz="0" w:space="0" w:color="auto"/>
                <w:right w:val="none" w:sz="0" w:space="0" w:color="auto"/>
              </w:divBdr>
            </w:div>
            <w:div w:id="1664115511">
              <w:marLeft w:val="0"/>
              <w:marRight w:val="0"/>
              <w:marTop w:val="0"/>
              <w:marBottom w:val="0"/>
              <w:divBdr>
                <w:top w:val="none" w:sz="0" w:space="0" w:color="auto"/>
                <w:left w:val="none" w:sz="0" w:space="0" w:color="auto"/>
                <w:bottom w:val="none" w:sz="0" w:space="0" w:color="auto"/>
                <w:right w:val="none" w:sz="0" w:space="0" w:color="auto"/>
              </w:divBdr>
            </w:div>
            <w:div w:id="1222402649">
              <w:marLeft w:val="0"/>
              <w:marRight w:val="0"/>
              <w:marTop w:val="0"/>
              <w:marBottom w:val="0"/>
              <w:divBdr>
                <w:top w:val="none" w:sz="0" w:space="0" w:color="auto"/>
                <w:left w:val="none" w:sz="0" w:space="0" w:color="auto"/>
                <w:bottom w:val="none" w:sz="0" w:space="0" w:color="auto"/>
                <w:right w:val="none" w:sz="0" w:space="0" w:color="auto"/>
              </w:divBdr>
            </w:div>
            <w:div w:id="524757633">
              <w:marLeft w:val="0"/>
              <w:marRight w:val="0"/>
              <w:marTop w:val="0"/>
              <w:marBottom w:val="0"/>
              <w:divBdr>
                <w:top w:val="none" w:sz="0" w:space="0" w:color="auto"/>
                <w:left w:val="none" w:sz="0" w:space="0" w:color="auto"/>
                <w:bottom w:val="none" w:sz="0" w:space="0" w:color="auto"/>
                <w:right w:val="none" w:sz="0" w:space="0" w:color="auto"/>
              </w:divBdr>
            </w:div>
            <w:div w:id="701831701">
              <w:marLeft w:val="0"/>
              <w:marRight w:val="0"/>
              <w:marTop w:val="0"/>
              <w:marBottom w:val="0"/>
              <w:divBdr>
                <w:top w:val="none" w:sz="0" w:space="0" w:color="auto"/>
                <w:left w:val="none" w:sz="0" w:space="0" w:color="auto"/>
                <w:bottom w:val="none" w:sz="0" w:space="0" w:color="auto"/>
                <w:right w:val="none" w:sz="0" w:space="0" w:color="auto"/>
              </w:divBdr>
            </w:div>
            <w:div w:id="752555564">
              <w:marLeft w:val="0"/>
              <w:marRight w:val="0"/>
              <w:marTop w:val="0"/>
              <w:marBottom w:val="0"/>
              <w:divBdr>
                <w:top w:val="none" w:sz="0" w:space="0" w:color="auto"/>
                <w:left w:val="none" w:sz="0" w:space="0" w:color="auto"/>
                <w:bottom w:val="none" w:sz="0" w:space="0" w:color="auto"/>
                <w:right w:val="none" w:sz="0" w:space="0" w:color="auto"/>
              </w:divBdr>
            </w:div>
            <w:div w:id="836773657">
              <w:marLeft w:val="0"/>
              <w:marRight w:val="0"/>
              <w:marTop w:val="0"/>
              <w:marBottom w:val="0"/>
              <w:divBdr>
                <w:top w:val="none" w:sz="0" w:space="0" w:color="auto"/>
                <w:left w:val="none" w:sz="0" w:space="0" w:color="auto"/>
                <w:bottom w:val="none" w:sz="0" w:space="0" w:color="auto"/>
                <w:right w:val="none" w:sz="0" w:space="0" w:color="auto"/>
              </w:divBdr>
            </w:div>
            <w:div w:id="227108423">
              <w:marLeft w:val="0"/>
              <w:marRight w:val="0"/>
              <w:marTop w:val="0"/>
              <w:marBottom w:val="0"/>
              <w:divBdr>
                <w:top w:val="none" w:sz="0" w:space="0" w:color="auto"/>
                <w:left w:val="none" w:sz="0" w:space="0" w:color="auto"/>
                <w:bottom w:val="none" w:sz="0" w:space="0" w:color="auto"/>
                <w:right w:val="none" w:sz="0" w:space="0" w:color="auto"/>
              </w:divBdr>
            </w:div>
            <w:div w:id="1306203072">
              <w:marLeft w:val="0"/>
              <w:marRight w:val="0"/>
              <w:marTop w:val="0"/>
              <w:marBottom w:val="0"/>
              <w:divBdr>
                <w:top w:val="none" w:sz="0" w:space="0" w:color="auto"/>
                <w:left w:val="none" w:sz="0" w:space="0" w:color="auto"/>
                <w:bottom w:val="none" w:sz="0" w:space="0" w:color="auto"/>
                <w:right w:val="none" w:sz="0" w:space="0" w:color="auto"/>
              </w:divBdr>
            </w:div>
            <w:div w:id="1046376200">
              <w:marLeft w:val="0"/>
              <w:marRight w:val="0"/>
              <w:marTop w:val="0"/>
              <w:marBottom w:val="0"/>
              <w:divBdr>
                <w:top w:val="none" w:sz="0" w:space="0" w:color="auto"/>
                <w:left w:val="none" w:sz="0" w:space="0" w:color="auto"/>
                <w:bottom w:val="none" w:sz="0" w:space="0" w:color="auto"/>
                <w:right w:val="none" w:sz="0" w:space="0" w:color="auto"/>
              </w:divBdr>
            </w:div>
            <w:div w:id="797186495">
              <w:marLeft w:val="0"/>
              <w:marRight w:val="0"/>
              <w:marTop w:val="0"/>
              <w:marBottom w:val="0"/>
              <w:divBdr>
                <w:top w:val="none" w:sz="0" w:space="0" w:color="auto"/>
                <w:left w:val="none" w:sz="0" w:space="0" w:color="auto"/>
                <w:bottom w:val="none" w:sz="0" w:space="0" w:color="auto"/>
                <w:right w:val="none" w:sz="0" w:space="0" w:color="auto"/>
              </w:divBdr>
            </w:div>
            <w:div w:id="1313753579">
              <w:marLeft w:val="0"/>
              <w:marRight w:val="0"/>
              <w:marTop w:val="0"/>
              <w:marBottom w:val="0"/>
              <w:divBdr>
                <w:top w:val="none" w:sz="0" w:space="0" w:color="auto"/>
                <w:left w:val="none" w:sz="0" w:space="0" w:color="auto"/>
                <w:bottom w:val="none" w:sz="0" w:space="0" w:color="auto"/>
                <w:right w:val="none" w:sz="0" w:space="0" w:color="auto"/>
              </w:divBdr>
            </w:div>
            <w:div w:id="1597250602">
              <w:marLeft w:val="0"/>
              <w:marRight w:val="0"/>
              <w:marTop w:val="0"/>
              <w:marBottom w:val="0"/>
              <w:divBdr>
                <w:top w:val="none" w:sz="0" w:space="0" w:color="auto"/>
                <w:left w:val="none" w:sz="0" w:space="0" w:color="auto"/>
                <w:bottom w:val="none" w:sz="0" w:space="0" w:color="auto"/>
                <w:right w:val="none" w:sz="0" w:space="0" w:color="auto"/>
              </w:divBdr>
            </w:div>
            <w:div w:id="146676583">
              <w:marLeft w:val="0"/>
              <w:marRight w:val="0"/>
              <w:marTop w:val="0"/>
              <w:marBottom w:val="0"/>
              <w:divBdr>
                <w:top w:val="none" w:sz="0" w:space="0" w:color="auto"/>
                <w:left w:val="none" w:sz="0" w:space="0" w:color="auto"/>
                <w:bottom w:val="none" w:sz="0" w:space="0" w:color="auto"/>
                <w:right w:val="none" w:sz="0" w:space="0" w:color="auto"/>
              </w:divBdr>
            </w:div>
            <w:div w:id="1205562927">
              <w:marLeft w:val="0"/>
              <w:marRight w:val="0"/>
              <w:marTop w:val="0"/>
              <w:marBottom w:val="0"/>
              <w:divBdr>
                <w:top w:val="none" w:sz="0" w:space="0" w:color="auto"/>
                <w:left w:val="none" w:sz="0" w:space="0" w:color="auto"/>
                <w:bottom w:val="none" w:sz="0" w:space="0" w:color="auto"/>
                <w:right w:val="none" w:sz="0" w:space="0" w:color="auto"/>
              </w:divBdr>
            </w:div>
            <w:div w:id="983698251">
              <w:marLeft w:val="0"/>
              <w:marRight w:val="0"/>
              <w:marTop w:val="0"/>
              <w:marBottom w:val="0"/>
              <w:divBdr>
                <w:top w:val="none" w:sz="0" w:space="0" w:color="auto"/>
                <w:left w:val="none" w:sz="0" w:space="0" w:color="auto"/>
                <w:bottom w:val="none" w:sz="0" w:space="0" w:color="auto"/>
                <w:right w:val="none" w:sz="0" w:space="0" w:color="auto"/>
              </w:divBdr>
            </w:div>
            <w:div w:id="1086195849">
              <w:marLeft w:val="0"/>
              <w:marRight w:val="0"/>
              <w:marTop w:val="0"/>
              <w:marBottom w:val="0"/>
              <w:divBdr>
                <w:top w:val="none" w:sz="0" w:space="0" w:color="auto"/>
                <w:left w:val="none" w:sz="0" w:space="0" w:color="auto"/>
                <w:bottom w:val="none" w:sz="0" w:space="0" w:color="auto"/>
                <w:right w:val="none" w:sz="0" w:space="0" w:color="auto"/>
              </w:divBdr>
            </w:div>
            <w:div w:id="36439396">
              <w:marLeft w:val="0"/>
              <w:marRight w:val="0"/>
              <w:marTop w:val="0"/>
              <w:marBottom w:val="0"/>
              <w:divBdr>
                <w:top w:val="none" w:sz="0" w:space="0" w:color="auto"/>
                <w:left w:val="none" w:sz="0" w:space="0" w:color="auto"/>
                <w:bottom w:val="none" w:sz="0" w:space="0" w:color="auto"/>
                <w:right w:val="none" w:sz="0" w:space="0" w:color="auto"/>
              </w:divBdr>
            </w:div>
            <w:div w:id="1265766259">
              <w:marLeft w:val="0"/>
              <w:marRight w:val="0"/>
              <w:marTop w:val="0"/>
              <w:marBottom w:val="0"/>
              <w:divBdr>
                <w:top w:val="none" w:sz="0" w:space="0" w:color="auto"/>
                <w:left w:val="none" w:sz="0" w:space="0" w:color="auto"/>
                <w:bottom w:val="none" w:sz="0" w:space="0" w:color="auto"/>
                <w:right w:val="none" w:sz="0" w:space="0" w:color="auto"/>
              </w:divBdr>
            </w:div>
            <w:div w:id="1133059767">
              <w:marLeft w:val="0"/>
              <w:marRight w:val="0"/>
              <w:marTop w:val="0"/>
              <w:marBottom w:val="0"/>
              <w:divBdr>
                <w:top w:val="none" w:sz="0" w:space="0" w:color="auto"/>
                <w:left w:val="none" w:sz="0" w:space="0" w:color="auto"/>
                <w:bottom w:val="none" w:sz="0" w:space="0" w:color="auto"/>
                <w:right w:val="none" w:sz="0" w:space="0" w:color="auto"/>
              </w:divBdr>
            </w:div>
            <w:div w:id="1857771158">
              <w:marLeft w:val="0"/>
              <w:marRight w:val="0"/>
              <w:marTop w:val="0"/>
              <w:marBottom w:val="0"/>
              <w:divBdr>
                <w:top w:val="none" w:sz="0" w:space="0" w:color="auto"/>
                <w:left w:val="none" w:sz="0" w:space="0" w:color="auto"/>
                <w:bottom w:val="none" w:sz="0" w:space="0" w:color="auto"/>
                <w:right w:val="none" w:sz="0" w:space="0" w:color="auto"/>
              </w:divBdr>
            </w:div>
            <w:div w:id="1479305554">
              <w:marLeft w:val="0"/>
              <w:marRight w:val="0"/>
              <w:marTop w:val="0"/>
              <w:marBottom w:val="0"/>
              <w:divBdr>
                <w:top w:val="none" w:sz="0" w:space="0" w:color="auto"/>
                <w:left w:val="none" w:sz="0" w:space="0" w:color="auto"/>
                <w:bottom w:val="none" w:sz="0" w:space="0" w:color="auto"/>
                <w:right w:val="none" w:sz="0" w:space="0" w:color="auto"/>
              </w:divBdr>
            </w:div>
            <w:div w:id="490827730">
              <w:marLeft w:val="0"/>
              <w:marRight w:val="0"/>
              <w:marTop w:val="0"/>
              <w:marBottom w:val="0"/>
              <w:divBdr>
                <w:top w:val="none" w:sz="0" w:space="0" w:color="auto"/>
                <w:left w:val="none" w:sz="0" w:space="0" w:color="auto"/>
                <w:bottom w:val="none" w:sz="0" w:space="0" w:color="auto"/>
                <w:right w:val="none" w:sz="0" w:space="0" w:color="auto"/>
              </w:divBdr>
            </w:div>
            <w:div w:id="2057503544">
              <w:marLeft w:val="0"/>
              <w:marRight w:val="0"/>
              <w:marTop w:val="0"/>
              <w:marBottom w:val="0"/>
              <w:divBdr>
                <w:top w:val="none" w:sz="0" w:space="0" w:color="auto"/>
                <w:left w:val="none" w:sz="0" w:space="0" w:color="auto"/>
                <w:bottom w:val="none" w:sz="0" w:space="0" w:color="auto"/>
                <w:right w:val="none" w:sz="0" w:space="0" w:color="auto"/>
              </w:divBdr>
            </w:div>
            <w:div w:id="375080666">
              <w:marLeft w:val="0"/>
              <w:marRight w:val="0"/>
              <w:marTop w:val="0"/>
              <w:marBottom w:val="0"/>
              <w:divBdr>
                <w:top w:val="none" w:sz="0" w:space="0" w:color="auto"/>
                <w:left w:val="none" w:sz="0" w:space="0" w:color="auto"/>
                <w:bottom w:val="none" w:sz="0" w:space="0" w:color="auto"/>
                <w:right w:val="none" w:sz="0" w:space="0" w:color="auto"/>
              </w:divBdr>
            </w:div>
            <w:div w:id="805465128">
              <w:marLeft w:val="0"/>
              <w:marRight w:val="0"/>
              <w:marTop w:val="0"/>
              <w:marBottom w:val="0"/>
              <w:divBdr>
                <w:top w:val="none" w:sz="0" w:space="0" w:color="auto"/>
                <w:left w:val="none" w:sz="0" w:space="0" w:color="auto"/>
                <w:bottom w:val="none" w:sz="0" w:space="0" w:color="auto"/>
                <w:right w:val="none" w:sz="0" w:space="0" w:color="auto"/>
              </w:divBdr>
            </w:div>
            <w:div w:id="1613323791">
              <w:marLeft w:val="0"/>
              <w:marRight w:val="0"/>
              <w:marTop w:val="0"/>
              <w:marBottom w:val="0"/>
              <w:divBdr>
                <w:top w:val="none" w:sz="0" w:space="0" w:color="auto"/>
                <w:left w:val="none" w:sz="0" w:space="0" w:color="auto"/>
                <w:bottom w:val="none" w:sz="0" w:space="0" w:color="auto"/>
                <w:right w:val="none" w:sz="0" w:space="0" w:color="auto"/>
              </w:divBdr>
            </w:div>
            <w:div w:id="297104082">
              <w:marLeft w:val="0"/>
              <w:marRight w:val="0"/>
              <w:marTop w:val="0"/>
              <w:marBottom w:val="0"/>
              <w:divBdr>
                <w:top w:val="none" w:sz="0" w:space="0" w:color="auto"/>
                <w:left w:val="none" w:sz="0" w:space="0" w:color="auto"/>
                <w:bottom w:val="none" w:sz="0" w:space="0" w:color="auto"/>
                <w:right w:val="none" w:sz="0" w:space="0" w:color="auto"/>
              </w:divBdr>
            </w:div>
            <w:div w:id="105270373">
              <w:marLeft w:val="0"/>
              <w:marRight w:val="0"/>
              <w:marTop w:val="0"/>
              <w:marBottom w:val="0"/>
              <w:divBdr>
                <w:top w:val="none" w:sz="0" w:space="0" w:color="auto"/>
                <w:left w:val="none" w:sz="0" w:space="0" w:color="auto"/>
                <w:bottom w:val="none" w:sz="0" w:space="0" w:color="auto"/>
                <w:right w:val="none" w:sz="0" w:space="0" w:color="auto"/>
              </w:divBdr>
            </w:div>
            <w:div w:id="1422288139">
              <w:marLeft w:val="0"/>
              <w:marRight w:val="0"/>
              <w:marTop w:val="0"/>
              <w:marBottom w:val="0"/>
              <w:divBdr>
                <w:top w:val="none" w:sz="0" w:space="0" w:color="auto"/>
                <w:left w:val="none" w:sz="0" w:space="0" w:color="auto"/>
                <w:bottom w:val="none" w:sz="0" w:space="0" w:color="auto"/>
                <w:right w:val="none" w:sz="0" w:space="0" w:color="auto"/>
              </w:divBdr>
            </w:div>
            <w:div w:id="107820510">
              <w:marLeft w:val="0"/>
              <w:marRight w:val="0"/>
              <w:marTop w:val="0"/>
              <w:marBottom w:val="0"/>
              <w:divBdr>
                <w:top w:val="none" w:sz="0" w:space="0" w:color="auto"/>
                <w:left w:val="none" w:sz="0" w:space="0" w:color="auto"/>
                <w:bottom w:val="none" w:sz="0" w:space="0" w:color="auto"/>
                <w:right w:val="none" w:sz="0" w:space="0" w:color="auto"/>
              </w:divBdr>
            </w:div>
            <w:div w:id="179010405">
              <w:marLeft w:val="0"/>
              <w:marRight w:val="0"/>
              <w:marTop w:val="0"/>
              <w:marBottom w:val="0"/>
              <w:divBdr>
                <w:top w:val="none" w:sz="0" w:space="0" w:color="auto"/>
                <w:left w:val="none" w:sz="0" w:space="0" w:color="auto"/>
                <w:bottom w:val="none" w:sz="0" w:space="0" w:color="auto"/>
                <w:right w:val="none" w:sz="0" w:space="0" w:color="auto"/>
              </w:divBdr>
            </w:div>
            <w:div w:id="1819027187">
              <w:marLeft w:val="0"/>
              <w:marRight w:val="0"/>
              <w:marTop w:val="0"/>
              <w:marBottom w:val="0"/>
              <w:divBdr>
                <w:top w:val="none" w:sz="0" w:space="0" w:color="auto"/>
                <w:left w:val="none" w:sz="0" w:space="0" w:color="auto"/>
                <w:bottom w:val="none" w:sz="0" w:space="0" w:color="auto"/>
                <w:right w:val="none" w:sz="0" w:space="0" w:color="auto"/>
              </w:divBdr>
            </w:div>
            <w:div w:id="1108349577">
              <w:marLeft w:val="0"/>
              <w:marRight w:val="0"/>
              <w:marTop w:val="0"/>
              <w:marBottom w:val="0"/>
              <w:divBdr>
                <w:top w:val="none" w:sz="0" w:space="0" w:color="auto"/>
                <w:left w:val="none" w:sz="0" w:space="0" w:color="auto"/>
                <w:bottom w:val="none" w:sz="0" w:space="0" w:color="auto"/>
                <w:right w:val="none" w:sz="0" w:space="0" w:color="auto"/>
              </w:divBdr>
            </w:div>
            <w:div w:id="717902901">
              <w:marLeft w:val="0"/>
              <w:marRight w:val="0"/>
              <w:marTop w:val="0"/>
              <w:marBottom w:val="0"/>
              <w:divBdr>
                <w:top w:val="none" w:sz="0" w:space="0" w:color="auto"/>
                <w:left w:val="none" w:sz="0" w:space="0" w:color="auto"/>
                <w:bottom w:val="none" w:sz="0" w:space="0" w:color="auto"/>
                <w:right w:val="none" w:sz="0" w:space="0" w:color="auto"/>
              </w:divBdr>
            </w:div>
            <w:div w:id="364331011">
              <w:marLeft w:val="0"/>
              <w:marRight w:val="0"/>
              <w:marTop w:val="0"/>
              <w:marBottom w:val="0"/>
              <w:divBdr>
                <w:top w:val="none" w:sz="0" w:space="0" w:color="auto"/>
                <w:left w:val="none" w:sz="0" w:space="0" w:color="auto"/>
                <w:bottom w:val="none" w:sz="0" w:space="0" w:color="auto"/>
                <w:right w:val="none" w:sz="0" w:space="0" w:color="auto"/>
              </w:divBdr>
            </w:div>
            <w:div w:id="1345014341">
              <w:marLeft w:val="0"/>
              <w:marRight w:val="0"/>
              <w:marTop w:val="0"/>
              <w:marBottom w:val="0"/>
              <w:divBdr>
                <w:top w:val="none" w:sz="0" w:space="0" w:color="auto"/>
                <w:left w:val="none" w:sz="0" w:space="0" w:color="auto"/>
                <w:bottom w:val="none" w:sz="0" w:space="0" w:color="auto"/>
                <w:right w:val="none" w:sz="0" w:space="0" w:color="auto"/>
              </w:divBdr>
            </w:div>
            <w:div w:id="1745686820">
              <w:marLeft w:val="0"/>
              <w:marRight w:val="0"/>
              <w:marTop w:val="0"/>
              <w:marBottom w:val="0"/>
              <w:divBdr>
                <w:top w:val="none" w:sz="0" w:space="0" w:color="auto"/>
                <w:left w:val="none" w:sz="0" w:space="0" w:color="auto"/>
                <w:bottom w:val="none" w:sz="0" w:space="0" w:color="auto"/>
                <w:right w:val="none" w:sz="0" w:space="0" w:color="auto"/>
              </w:divBdr>
            </w:div>
            <w:div w:id="556205883">
              <w:marLeft w:val="0"/>
              <w:marRight w:val="0"/>
              <w:marTop w:val="0"/>
              <w:marBottom w:val="0"/>
              <w:divBdr>
                <w:top w:val="none" w:sz="0" w:space="0" w:color="auto"/>
                <w:left w:val="none" w:sz="0" w:space="0" w:color="auto"/>
                <w:bottom w:val="none" w:sz="0" w:space="0" w:color="auto"/>
                <w:right w:val="none" w:sz="0" w:space="0" w:color="auto"/>
              </w:divBdr>
            </w:div>
            <w:div w:id="1930962333">
              <w:marLeft w:val="0"/>
              <w:marRight w:val="0"/>
              <w:marTop w:val="0"/>
              <w:marBottom w:val="0"/>
              <w:divBdr>
                <w:top w:val="none" w:sz="0" w:space="0" w:color="auto"/>
                <w:left w:val="none" w:sz="0" w:space="0" w:color="auto"/>
                <w:bottom w:val="none" w:sz="0" w:space="0" w:color="auto"/>
                <w:right w:val="none" w:sz="0" w:space="0" w:color="auto"/>
              </w:divBdr>
            </w:div>
            <w:div w:id="212622495">
              <w:marLeft w:val="0"/>
              <w:marRight w:val="0"/>
              <w:marTop w:val="0"/>
              <w:marBottom w:val="0"/>
              <w:divBdr>
                <w:top w:val="none" w:sz="0" w:space="0" w:color="auto"/>
                <w:left w:val="none" w:sz="0" w:space="0" w:color="auto"/>
                <w:bottom w:val="none" w:sz="0" w:space="0" w:color="auto"/>
                <w:right w:val="none" w:sz="0" w:space="0" w:color="auto"/>
              </w:divBdr>
            </w:div>
            <w:div w:id="1393894816">
              <w:marLeft w:val="0"/>
              <w:marRight w:val="0"/>
              <w:marTop w:val="0"/>
              <w:marBottom w:val="0"/>
              <w:divBdr>
                <w:top w:val="none" w:sz="0" w:space="0" w:color="auto"/>
                <w:left w:val="none" w:sz="0" w:space="0" w:color="auto"/>
                <w:bottom w:val="none" w:sz="0" w:space="0" w:color="auto"/>
                <w:right w:val="none" w:sz="0" w:space="0" w:color="auto"/>
              </w:divBdr>
            </w:div>
            <w:div w:id="2135564356">
              <w:marLeft w:val="0"/>
              <w:marRight w:val="0"/>
              <w:marTop w:val="0"/>
              <w:marBottom w:val="0"/>
              <w:divBdr>
                <w:top w:val="none" w:sz="0" w:space="0" w:color="auto"/>
                <w:left w:val="none" w:sz="0" w:space="0" w:color="auto"/>
                <w:bottom w:val="none" w:sz="0" w:space="0" w:color="auto"/>
                <w:right w:val="none" w:sz="0" w:space="0" w:color="auto"/>
              </w:divBdr>
            </w:div>
            <w:div w:id="1906449198">
              <w:marLeft w:val="0"/>
              <w:marRight w:val="0"/>
              <w:marTop w:val="0"/>
              <w:marBottom w:val="0"/>
              <w:divBdr>
                <w:top w:val="none" w:sz="0" w:space="0" w:color="auto"/>
                <w:left w:val="none" w:sz="0" w:space="0" w:color="auto"/>
                <w:bottom w:val="none" w:sz="0" w:space="0" w:color="auto"/>
                <w:right w:val="none" w:sz="0" w:space="0" w:color="auto"/>
              </w:divBdr>
            </w:div>
            <w:div w:id="998197694">
              <w:marLeft w:val="0"/>
              <w:marRight w:val="0"/>
              <w:marTop w:val="0"/>
              <w:marBottom w:val="0"/>
              <w:divBdr>
                <w:top w:val="none" w:sz="0" w:space="0" w:color="auto"/>
                <w:left w:val="none" w:sz="0" w:space="0" w:color="auto"/>
                <w:bottom w:val="none" w:sz="0" w:space="0" w:color="auto"/>
                <w:right w:val="none" w:sz="0" w:space="0" w:color="auto"/>
              </w:divBdr>
            </w:div>
            <w:div w:id="241989568">
              <w:marLeft w:val="0"/>
              <w:marRight w:val="0"/>
              <w:marTop w:val="0"/>
              <w:marBottom w:val="0"/>
              <w:divBdr>
                <w:top w:val="none" w:sz="0" w:space="0" w:color="auto"/>
                <w:left w:val="none" w:sz="0" w:space="0" w:color="auto"/>
                <w:bottom w:val="none" w:sz="0" w:space="0" w:color="auto"/>
                <w:right w:val="none" w:sz="0" w:space="0" w:color="auto"/>
              </w:divBdr>
            </w:div>
            <w:div w:id="528417699">
              <w:marLeft w:val="0"/>
              <w:marRight w:val="0"/>
              <w:marTop w:val="0"/>
              <w:marBottom w:val="0"/>
              <w:divBdr>
                <w:top w:val="none" w:sz="0" w:space="0" w:color="auto"/>
                <w:left w:val="none" w:sz="0" w:space="0" w:color="auto"/>
                <w:bottom w:val="none" w:sz="0" w:space="0" w:color="auto"/>
                <w:right w:val="none" w:sz="0" w:space="0" w:color="auto"/>
              </w:divBdr>
            </w:div>
            <w:div w:id="522398159">
              <w:marLeft w:val="0"/>
              <w:marRight w:val="0"/>
              <w:marTop w:val="0"/>
              <w:marBottom w:val="0"/>
              <w:divBdr>
                <w:top w:val="none" w:sz="0" w:space="0" w:color="auto"/>
                <w:left w:val="none" w:sz="0" w:space="0" w:color="auto"/>
                <w:bottom w:val="none" w:sz="0" w:space="0" w:color="auto"/>
                <w:right w:val="none" w:sz="0" w:space="0" w:color="auto"/>
              </w:divBdr>
            </w:div>
            <w:div w:id="1983843834">
              <w:marLeft w:val="0"/>
              <w:marRight w:val="0"/>
              <w:marTop w:val="0"/>
              <w:marBottom w:val="0"/>
              <w:divBdr>
                <w:top w:val="none" w:sz="0" w:space="0" w:color="auto"/>
                <w:left w:val="none" w:sz="0" w:space="0" w:color="auto"/>
                <w:bottom w:val="none" w:sz="0" w:space="0" w:color="auto"/>
                <w:right w:val="none" w:sz="0" w:space="0" w:color="auto"/>
              </w:divBdr>
            </w:div>
            <w:div w:id="1201016743">
              <w:marLeft w:val="0"/>
              <w:marRight w:val="0"/>
              <w:marTop w:val="0"/>
              <w:marBottom w:val="0"/>
              <w:divBdr>
                <w:top w:val="none" w:sz="0" w:space="0" w:color="auto"/>
                <w:left w:val="none" w:sz="0" w:space="0" w:color="auto"/>
                <w:bottom w:val="none" w:sz="0" w:space="0" w:color="auto"/>
                <w:right w:val="none" w:sz="0" w:space="0" w:color="auto"/>
              </w:divBdr>
            </w:div>
            <w:div w:id="383258630">
              <w:marLeft w:val="0"/>
              <w:marRight w:val="0"/>
              <w:marTop w:val="0"/>
              <w:marBottom w:val="0"/>
              <w:divBdr>
                <w:top w:val="none" w:sz="0" w:space="0" w:color="auto"/>
                <w:left w:val="none" w:sz="0" w:space="0" w:color="auto"/>
                <w:bottom w:val="none" w:sz="0" w:space="0" w:color="auto"/>
                <w:right w:val="none" w:sz="0" w:space="0" w:color="auto"/>
              </w:divBdr>
            </w:div>
            <w:div w:id="924534787">
              <w:marLeft w:val="0"/>
              <w:marRight w:val="0"/>
              <w:marTop w:val="0"/>
              <w:marBottom w:val="0"/>
              <w:divBdr>
                <w:top w:val="none" w:sz="0" w:space="0" w:color="auto"/>
                <w:left w:val="none" w:sz="0" w:space="0" w:color="auto"/>
                <w:bottom w:val="none" w:sz="0" w:space="0" w:color="auto"/>
                <w:right w:val="none" w:sz="0" w:space="0" w:color="auto"/>
              </w:divBdr>
            </w:div>
            <w:div w:id="813721447">
              <w:marLeft w:val="0"/>
              <w:marRight w:val="0"/>
              <w:marTop w:val="0"/>
              <w:marBottom w:val="0"/>
              <w:divBdr>
                <w:top w:val="none" w:sz="0" w:space="0" w:color="auto"/>
                <w:left w:val="none" w:sz="0" w:space="0" w:color="auto"/>
                <w:bottom w:val="none" w:sz="0" w:space="0" w:color="auto"/>
                <w:right w:val="none" w:sz="0" w:space="0" w:color="auto"/>
              </w:divBdr>
            </w:div>
            <w:div w:id="2059011804">
              <w:marLeft w:val="0"/>
              <w:marRight w:val="0"/>
              <w:marTop w:val="0"/>
              <w:marBottom w:val="0"/>
              <w:divBdr>
                <w:top w:val="none" w:sz="0" w:space="0" w:color="auto"/>
                <w:left w:val="none" w:sz="0" w:space="0" w:color="auto"/>
                <w:bottom w:val="none" w:sz="0" w:space="0" w:color="auto"/>
                <w:right w:val="none" w:sz="0" w:space="0" w:color="auto"/>
              </w:divBdr>
            </w:div>
            <w:div w:id="963268086">
              <w:marLeft w:val="0"/>
              <w:marRight w:val="0"/>
              <w:marTop w:val="0"/>
              <w:marBottom w:val="0"/>
              <w:divBdr>
                <w:top w:val="none" w:sz="0" w:space="0" w:color="auto"/>
                <w:left w:val="none" w:sz="0" w:space="0" w:color="auto"/>
                <w:bottom w:val="none" w:sz="0" w:space="0" w:color="auto"/>
                <w:right w:val="none" w:sz="0" w:space="0" w:color="auto"/>
              </w:divBdr>
            </w:div>
            <w:div w:id="1697464655">
              <w:marLeft w:val="0"/>
              <w:marRight w:val="0"/>
              <w:marTop w:val="0"/>
              <w:marBottom w:val="0"/>
              <w:divBdr>
                <w:top w:val="none" w:sz="0" w:space="0" w:color="auto"/>
                <w:left w:val="none" w:sz="0" w:space="0" w:color="auto"/>
                <w:bottom w:val="none" w:sz="0" w:space="0" w:color="auto"/>
                <w:right w:val="none" w:sz="0" w:space="0" w:color="auto"/>
              </w:divBdr>
            </w:div>
            <w:div w:id="29769974">
              <w:marLeft w:val="0"/>
              <w:marRight w:val="0"/>
              <w:marTop w:val="0"/>
              <w:marBottom w:val="0"/>
              <w:divBdr>
                <w:top w:val="none" w:sz="0" w:space="0" w:color="auto"/>
                <w:left w:val="none" w:sz="0" w:space="0" w:color="auto"/>
                <w:bottom w:val="none" w:sz="0" w:space="0" w:color="auto"/>
                <w:right w:val="none" w:sz="0" w:space="0" w:color="auto"/>
              </w:divBdr>
            </w:div>
            <w:div w:id="988632626">
              <w:marLeft w:val="0"/>
              <w:marRight w:val="0"/>
              <w:marTop w:val="0"/>
              <w:marBottom w:val="0"/>
              <w:divBdr>
                <w:top w:val="none" w:sz="0" w:space="0" w:color="auto"/>
                <w:left w:val="none" w:sz="0" w:space="0" w:color="auto"/>
                <w:bottom w:val="none" w:sz="0" w:space="0" w:color="auto"/>
                <w:right w:val="none" w:sz="0" w:space="0" w:color="auto"/>
              </w:divBdr>
            </w:div>
            <w:div w:id="1268193652">
              <w:marLeft w:val="0"/>
              <w:marRight w:val="0"/>
              <w:marTop w:val="0"/>
              <w:marBottom w:val="0"/>
              <w:divBdr>
                <w:top w:val="none" w:sz="0" w:space="0" w:color="auto"/>
                <w:left w:val="none" w:sz="0" w:space="0" w:color="auto"/>
                <w:bottom w:val="none" w:sz="0" w:space="0" w:color="auto"/>
                <w:right w:val="none" w:sz="0" w:space="0" w:color="auto"/>
              </w:divBdr>
            </w:div>
            <w:div w:id="2083016360">
              <w:marLeft w:val="0"/>
              <w:marRight w:val="0"/>
              <w:marTop w:val="0"/>
              <w:marBottom w:val="0"/>
              <w:divBdr>
                <w:top w:val="none" w:sz="0" w:space="0" w:color="auto"/>
                <w:left w:val="none" w:sz="0" w:space="0" w:color="auto"/>
                <w:bottom w:val="none" w:sz="0" w:space="0" w:color="auto"/>
                <w:right w:val="none" w:sz="0" w:space="0" w:color="auto"/>
              </w:divBdr>
            </w:div>
            <w:div w:id="813252116">
              <w:marLeft w:val="0"/>
              <w:marRight w:val="0"/>
              <w:marTop w:val="0"/>
              <w:marBottom w:val="0"/>
              <w:divBdr>
                <w:top w:val="none" w:sz="0" w:space="0" w:color="auto"/>
                <w:left w:val="none" w:sz="0" w:space="0" w:color="auto"/>
                <w:bottom w:val="none" w:sz="0" w:space="0" w:color="auto"/>
                <w:right w:val="none" w:sz="0" w:space="0" w:color="auto"/>
              </w:divBdr>
            </w:div>
            <w:div w:id="451366092">
              <w:marLeft w:val="0"/>
              <w:marRight w:val="0"/>
              <w:marTop w:val="0"/>
              <w:marBottom w:val="0"/>
              <w:divBdr>
                <w:top w:val="none" w:sz="0" w:space="0" w:color="auto"/>
                <w:left w:val="none" w:sz="0" w:space="0" w:color="auto"/>
                <w:bottom w:val="none" w:sz="0" w:space="0" w:color="auto"/>
                <w:right w:val="none" w:sz="0" w:space="0" w:color="auto"/>
              </w:divBdr>
            </w:div>
            <w:div w:id="1272737440">
              <w:marLeft w:val="0"/>
              <w:marRight w:val="0"/>
              <w:marTop w:val="0"/>
              <w:marBottom w:val="0"/>
              <w:divBdr>
                <w:top w:val="none" w:sz="0" w:space="0" w:color="auto"/>
                <w:left w:val="none" w:sz="0" w:space="0" w:color="auto"/>
                <w:bottom w:val="none" w:sz="0" w:space="0" w:color="auto"/>
                <w:right w:val="none" w:sz="0" w:space="0" w:color="auto"/>
              </w:divBdr>
            </w:div>
            <w:div w:id="291131303">
              <w:marLeft w:val="0"/>
              <w:marRight w:val="0"/>
              <w:marTop w:val="0"/>
              <w:marBottom w:val="0"/>
              <w:divBdr>
                <w:top w:val="none" w:sz="0" w:space="0" w:color="auto"/>
                <w:left w:val="none" w:sz="0" w:space="0" w:color="auto"/>
                <w:bottom w:val="none" w:sz="0" w:space="0" w:color="auto"/>
                <w:right w:val="none" w:sz="0" w:space="0" w:color="auto"/>
              </w:divBdr>
            </w:div>
            <w:div w:id="1790587413">
              <w:marLeft w:val="0"/>
              <w:marRight w:val="0"/>
              <w:marTop w:val="0"/>
              <w:marBottom w:val="0"/>
              <w:divBdr>
                <w:top w:val="none" w:sz="0" w:space="0" w:color="auto"/>
                <w:left w:val="none" w:sz="0" w:space="0" w:color="auto"/>
                <w:bottom w:val="none" w:sz="0" w:space="0" w:color="auto"/>
                <w:right w:val="none" w:sz="0" w:space="0" w:color="auto"/>
              </w:divBdr>
            </w:div>
            <w:div w:id="1998878655">
              <w:marLeft w:val="0"/>
              <w:marRight w:val="0"/>
              <w:marTop w:val="0"/>
              <w:marBottom w:val="0"/>
              <w:divBdr>
                <w:top w:val="none" w:sz="0" w:space="0" w:color="auto"/>
                <w:left w:val="none" w:sz="0" w:space="0" w:color="auto"/>
                <w:bottom w:val="none" w:sz="0" w:space="0" w:color="auto"/>
                <w:right w:val="none" w:sz="0" w:space="0" w:color="auto"/>
              </w:divBdr>
            </w:div>
            <w:div w:id="2025283973">
              <w:marLeft w:val="0"/>
              <w:marRight w:val="0"/>
              <w:marTop w:val="0"/>
              <w:marBottom w:val="0"/>
              <w:divBdr>
                <w:top w:val="none" w:sz="0" w:space="0" w:color="auto"/>
                <w:left w:val="none" w:sz="0" w:space="0" w:color="auto"/>
                <w:bottom w:val="none" w:sz="0" w:space="0" w:color="auto"/>
                <w:right w:val="none" w:sz="0" w:space="0" w:color="auto"/>
              </w:divBdr>
            </w:div>
            <w:div w:id="1363436608">
              <w:marLeft w:val="0"/>
              <w:marRight w:val="0"/>
              <w:marTop w:val="0"/>
              <w:marBottom w:val="0"/>
              <w:divBdr>
                <w:top w:val="none" w:sz="0" w:space="0" w:color="auto"/>
                <w:left w:val="none" w:sz="0" w:space="0" w:color="auto"/>
                <w:bottom w:val="none" w:sz="0" w:space="0" w:color="auto"/>
                <w:right w:val="none" w:sz="0" w:space="0" w:color="auto"/>
              </w:divBdr>
            </w:div>
            <w:div w:id="27874459">
              <w:marLeft w:val="0"/>
              <w:marRight w:val="0"/>
              <w:marTop w:val="0"/>
              <w:marBottom w:val="0"/>
              <w:divBdr>
                <w:top w:val="none" w:sz="0" w:space="0" w:color="auto"/>
                <w:left w:val="none" w:sz="0" w:space="0" w:color="auto"/>
                <w:bottom w:val="none" w:sz="0" w:space="0" w:color="auto"/>
                <w:right w:val="none" w:sz="0" w:space="0" w:color="auto"/>
              </w:divBdr>
            </w:div>
            <w:div w:id="1617055638">
              <w:marLeft w:val="0"/>
              <w:marRight w:val="0"/>
              <w:marTop w:val="0"/>
              <w:marBottom w:val="0"/>
              <w:divBdr>
                <w:top w:val="none" w:sz="0" w:space="0" w:color="auto"/>
                <w:left w:val="none" w:sz="0" w:space="0" w:color="auto"/>
                <w:bottom w:val="none" w:sz="0" w:space="0" w:color="auto"/>
                <w:right w:val="none" w:sz="0" w:space="0" w:color="auto"/>
              </w:divBdr>
            </w:div>
            <w:div w:id="1156802776">
              <w:marLeft w:val="0"/>
              <w:marRight w:val="0"/>
              <w:marTop w:val="0"/>
              <w:marBottom w:val="0"/>
              <w:divBdr>
                <w:top w:val="none" w:sz="0" w:space="0" w:color="auto"/>
                <w:left w:val="none" w:sz="0" w:space="0" w:color="auto"/>
                <w:bottom w:val="none" w:sz="0" w:space="0" w:color="auto"/>
                <w:right w:val="none" w:sz="0" w:space="0" w:color="auto"/>
              </w:divBdr>
            </w:div>
            <w:div w:id="1592003064">
              <w:marLeft w:val="0"/>
              <w:marRight w:val="0"/>
              <w:marTop w:val="0"/>
              <w:marBottom w:val="0"/>
              <w:divBdr>
                <w:top w:val="none" w:sz="0" w:space="0" w:color="auto"/>
                <w:left w:val="none" w:sz="0" w:space="0" w:color="auto"/>
                <w:bottom w:val="none" w:sz="0" w:space="0" w:color="auto"/>
                <w:right w:val="none" w:sz="0" w:space="0" w:color="auto"/>
              </w:divBdr>
            </w:div>
            <w:div w:id="2076540008">
              <w:marLeft w:val="0"/>
              <w:marRight w:val="0"/>
              <w:marTop w:val="0"/>
              <w:marBottom w:val="0"/>
              <w:divBdr>
                <w:top w:val="none" w:sz="0" w:space="0" w:color="auto"/>
                <w:left w:val="none" w:sz="0" w:space="0" w:color="auto"/>
                <w:bottom w:val="none" w:sz="0" w:space="0" w:color="auto"/>
                <w:right w:val="none" w:sz="0" w:space="0" w:color="auto"/>
              </w:divBdr>
            </w:div>
            <w:div w:id="1107774578">
              <w:marLeft w:val="0"/>
              <w:marRight w:val="0"/>
              <w:marTop w:val="0"/>
              <w:marBottom w:val="0"/>
              <w:divBdr>
                <w:top w:val="none" w:sz="0" w:space="0" w:color="auto"/>
                <w:left w:val="none" w:sz="0" w:space="0" w:color="auto"/>
                <w:bottom w:val="none" w:sz="0" w:space="0" w:color="auto"/>
                <w:right w:val="none" w:sz="0" w:space="0" w:color="auto"/>
              </w:divBdr>
            </w:div>
            <w:div w:id="1032805571">
              <w:marLeft w:val="0"/>
              <w:marRight w:val="0"/>
              <w:marTop w:val="0"/>
              <w:marBottom w:val="0"/>
              <w:divBdr>
                <w:top w:val="none" w:sz="0" w:space="0" w:color="auto"/>
                <w:left w:val="none" w:sz="0" w:space="0" w:color="auto"/>
                <w:bottom w:val="none" w:sz="0" w:space="0" w:color="auto"/>
                <w:right w:val="none" w:sz="0" w:space="0" w:color="auto"/>
              </w:divBdr>
            </w:div>
            <w:div w:id="1530072675">
              <w:marLeft w:val="0"/>
              <w:marRight w:val="0"/>
              <w:marTop w:val="0"/>
              <w:marBottom w:val="0"/>
              <w:divBdr>
                <w:top w:val="none" w:sz="0" w:space="0" w:color="auto"/>
                <w:left w:val="none" w:sz="0" w:space="0" w:color="auto"/>
                <w:bottom w:val="none" w:sz="0" w:space="0" w:color="auto"/>
                <w:right w:val="none" w:sz="0" w:space="0" w:color="auto"/>
              </w:divBdr>
            </w:div>
            <w:div w:id="2061632937">
              <w:marLeft w:val="0"/>
              <w:marRight w:val="0"/>
              <w:marTop w:val="0"/>
              <w:marBottom w:val="0"/>
              <w:divBdr>
                <w:top w:val="none" w:sz="0" w:space="0" w:color="auto"/>
                <w:left w:val="none" w:sz="0" w:space="0" w:color="auto"/>
                <w:bottom w:val="none" w:sz="0" w:space="0" w:color="auto"/>
                <w:right w:val="none" w:sz="0" w:space="0" w:color="auto"/>
              </w:divBdr>
            </w:div>
            <w:div w:id="451169529">
              <w:marLeft w:val="0"/>
              <w:marRight w:val="0"/>
              <w:marTop w:val="0"/>
              <w:marBottom w:val="0"/>
              <w:divBdr>
                <w:top w:val="none" w:sz="0" w:space="0" w:color="auto"/>
                <w:left w:val="none" w:sz="0" w:space="0" w:color="auto"/>
                <w:bottom w:val="none" w:sz="0" w:space="0" w:color="auto"/>
                <w:right w:val="none" w:sz="0" w:space="0" w:color="auto"/>
              </w:divBdr>
            </w:div>
            <w:div w:id="304824871">
              <w:marLeft w:val="0"/>
              <w:marRight w:val="0"/>
              <w:marTop w:val="0"/>
              <w:marBottom w:val="0"/>
              <w:divBdr>
                <w:top w:val="none" w:sz="0" w:space="0" w:color="auto"/>
                <w:left w:val="none" w:sz="0" w:space="0" w:color="auto"/>
                <w:bottom w:val="none" w:sz="0" w:space="0" w:color="auto"/>
                <w:right w:val="none" w:sz="0" w:space="0" w:color="auto"/>
              </w:divBdr>
            </w:div>
            <w:div w:id="1777938521">
              <w:marLeft w:val="0"/>
              <w:marRight w:val="0"/>
              <w:marTop w:val="0"/>
              <w:marBottom w:val="0"/>
              <w:divBdr>
                <w:top w:val="none" w:sz="0" w:space="0" w:color="auto"/>
                <w:left w:val="none" w:sz="0" w:space="0" w:color="auto"/>
                <w:bottom w:val="none" w:sz="0" w:space="0" w:color="auto"/>
                <w:right w:val="none" w:sz="0" w:space="0" w:color="auto"/>
              </w:divBdr>
            </w:div>
            <w:div w:id="1461610800">
              <w:marLeft w:val="0"/>
              <w:marRight w:val="0"/>
              <w:marTop w:val="0"/>
              <w:marBottom w:val="0"/>
              <w:divBdr>
                <w:top w:val="none" w:sz="0" w:space="0" w:color="auto"/>
                <w:left w:val="none" w:sz="0" w:space="0" w:color="auto"/>
                <w:bottom w:val="none" w:sz="0" w:space="0" w:color="auto"/>
                <w:right w:val="none" w:sz="0" w:space="0" w:color="auto"/>
              </w:divBdr>
            </w:div>
            <w:div w:id="2018726154">
              <w:marLeft w:val="0"/>
              <w:marRight w:val="0"/>
              <w:marTop w:val="0"/>
              <w:marBottom w:val="0"/>
              <w:divBdr>
                <w:top w:val="none" w:sz="0" w:space="0" w:color="auto"/>
                <w:left w:val="none" w:sz="0" w:space="0" w:color="auto"/>
                <w:bottom w:val="none" w:sz="0" w:space="0" w:color="auto"/>
                <w:right w:val="none" w:sz="0" w:space="0" w:color="auto"/>
              </w:divBdr>
            </w:div>
            <w:div w:id="5909118">
              <w:marLeft w:val="0"/>
              <w:marRight w:val="0"/>
              <w:marTop w:val="0"/>
              <w:marBottom w:val="0"/>
              <w:divBdr>
                <w:top w:val="none" w:sz="0" w:space="0" w:color="auto"/>
                <w:left w:val="none" w:sz="0" w:space="0" w:color="auto"/>
                <w:bottom w:val="none" w:sz="0" w:space="0" w:color="auto"/>
                <w:right w:val="none" w:sz="0" w:space="0" w:color="auto"/>
              </w:divBdr>
            </w:div>
            <w:div w:id="1029987630">
              <w:marLeft w:val="0"/>
              <w:marRight w:val="0"/>
              <w:marTop w:val="0"/>
              <w:marBottom w:val="0"/>
              <w:divBdr>
                <w:top w:val="none" w:sz="0" w:space="0" w:color="auto"/>
                <w:left w:val="none" w:sz="0" w:space="0" w:color="auto"/>
                <w:bottom w:val="none" w:sz="0" w:space="0" w:color="auto"/>
                <w:right w:val="none" w:sz="0" w:space="0" w:color="auto"/>
              </w:divBdr>
            </w:div>
            <w:div w:id="1261639209">
              <w:marLeft w:val="0"/>
              <w:marRight w:val="0"/>
              <w:marTop w:val="0"/>
              <w:marBottom w:val="0"/>
              <w:divBdr>
                <w:top w:val="none" w:sz="0" w:space="0" w:color="auto"/>
                <w:left w:val="none" w:sz="0" w:space="0" w:color="auto"/>
                <w:bottom w:val="none" w:sz="0" w:space="0" w:color="auto"/>
                <w:right w:val="none" w:sz="0" w:space="0" w:color="auto"/>
              </w:divBdr>
            </w:div>
            <w:div w:id="737291400">
              <w:marLeft w:val="0"/>
              <w:marRight w:val="0"/>
              <w:marTop w:val="0"/>
              <w:marBottom w:val="0"/>
              <w:divBdr>
                <w:top w:val="none" w:sz="0" w:space="0" w:color="auto"/>
                <w:left w:val="none" w:sz="0" w:space="0" w:color="auto"/>
                <w:bottom w:val="none" w:sz="0" w:space="0" w:color="auto"/>
                <w:right w:val="none" w:sz="0" w:space="0" w:color="auto"/>
              </w:divBdr>
            </w:div>
            <w:div w:id="1798404095">
              <w:marLeft w:val="0"/>
              <w:marRight w:val="0"/>
              <w:marTop w:val="0"/>
              <w:marBottom w:val="0"/>
              <w:divBdr>
                <w:top w:val="none" w:sz="0" w:space="0" w:color="auto"/>
                <w:left w:val="none" w:sz="0" w:space="0" w:color="auto"/>
                <w:bottom w:val="none" w:sz="0" w:space="0" w:color="auto"/>
                <w:right w:val="none" w:sz="0" w:space="0" w:color="auto"/>
              </w:divBdr>
            </w:div>
            <w:div w:id="777066055">
              <w:marLeft w:val="0"/>
              <w:marRight w:val="0"/>
              <w:marTop w:val="0"/>
              <w:marBottom w:val="0"/>
              <w:divBdr>
                <w:top w:val="none" w:sz="0" w:space="0" w:color="auto"/>
                <w:left w:val="none" w:sz="0" w:space="0" w:color="auto"/>
                <w:bottom w:val="none" w:sz="0" w:space="0" w:color="auto"/>
                <w:right w:val="none" w:sz="0" w:space="0" w:color="auto"/>
              </w:divBdr>
            </w:div>
            <w:div w:id="1019968546">
              <w:marLeft w:val="0"/>
              <w:marRight w:val="0"/>
              <w:marTop w:val="0"/>
              <w:marBottom w:val="0"/>
              <w:divBdr>
                <w:top w:val="none" w:sz="0" w:space="0" w:color="auto"/>
                <w:left w:val="none" w:sz="0" w:space="0" w:color="auto"/>
                <w:bottom w:val="none" w:sz="0" w:space="0" w:color="auto"/>
                <w:right w:val="none" w:sz="0" w:space="0" w:color="auto"/>
              </w:divBdr>
            </w:div>
            <w:div w:id="1267076804">
              <w:marLeft w:val="0"/>
              <w:marRight w:val="0"/>
              <w:marTop w:val="0"/>
              <w:marBottom w:val="0"/>
              <w:divBdr>
                <w:top w:val="none" w:sz="0" w:space="0" w:color="auto"/>
                <w:left w:val="none" w:sz="0" w:space="0" w:color="auto"/>
                <w:bottom w:val="none" w:sz="0" w:space="0" w:color="auto"/>
                <w:right w:val="none" w:sz="0" w:space="0" w:color="auto"/>
              </w:divBdr>
            </w:div>
            <w:div w:id="1958826005">
              <w:marLeft w:val="0"/>
              <w:marRight w:val="0"/>
              <w:marTop w:val="0"/>
              <w:marBottom w:val="0"/>
              <w:divBdr>
                <w:top w:val="none" w:sz="0" w:space="0" w:color="auto"/>
                <w:left w:val="none" w:sz="0" w:space="0" w:color="auto"/>
                <w:bottom w:val="none" w:sz="0" w:space="0" w:color="auto"/>
                <w:right w:val="none" w:sz="0" w:space="0" w:color="auto"/>
              </w:divBdr>
            </w:div>
            <w:div w:id="1729299536">
              <w:marLeft w:val="0"/>
              <w:marRight w:val="0"/>
              <w:marTop w:val="0"/>
              <w:marBottom w:val="0"/>
              <w:divBdr>
                <w:top w:val="none" w:sz="0" w:space="0" w:color="auto"/>
                <w:left w:val="none" w:sz="0" w:space="0" w:color="auto"/>
                <w:bottom w:val="none" w:sz="0" w:space="0" w:color="auto"/>
                <w:right w:val="none" w:sz="0" w:space="0" w:color="auto"/>
              </w:divBdr>
            </w:div>
            <w:div w:id="1739866345">
              <w:marLeft w:val="0"/>
              <w:marRight w:val="0"/>
              <w:marTop w:val="0"/>
              <w:marBottom w:val="0"/>
              <w:divBdr>
                <w:top w:val="none" w:sz="0" w:space="0" w:color="auto"/>
                <w:left w:val="none" w:sz="0" w:space="0" w:color="auto"/>
                <w:bottom w:val="none" w:sz="0" w:space="0" w:color="auto"/>
                <w:right w:val="none" w:sz="0" w:space="0" w:color="auto"/>
              </w:divBdr>
            </w:div>
            <w:div w:id="956719472">
              <w:marLeft w:val="0"/>
              <w:marRight w:val="0"/>
              <w:marTop w:val="0"/>
              <w:marBottom w:val="0"/>
              <w:divBdr>
                <w:top w:val="none" w:sz="0" w:space="0" w:color="auto"/>
                <w:left w:val="none" w:sz="0" w:space="0" w:color="auto"/>
                <w:bottom w:val="none" w:sz="0" w:space="0" w:color="auto"/>
                <w:right w:val="none" w:sz="0" w:space="0" w:color="auto"/>
              </w:divBdr>
            </w:div>
            <w:div w:id="901716596">
              <w:marLeft w:val="0"/>
              <w:marRight w:val="0"/>
              <w:marTop w:val="0"/>
              <w:marBottom w:val="0"/>
              <w:divBdr>
                <w:top w:val="none" w:sz="0" w:space="0" w:color="auto"/>
                <w:left w:val="none" w:sz="0" w:space="0" w:color="auto"/>
                <w:bottom w:val="none" w:sz="0" w:space="0" w:color="auto"/>
                <w:right w:val="none" w:sz="0" w:space="0" w:color="auto"/>
              </w:divBdr>
            </w:div>
            <w:div w:id="1424380117">
              <w:marLeft w:val="0"/>
              <w:marRight w:val="0"/>
              <w:marTop w:val="0"/>
              <w:marBottom w:val="0"/>
              <w:divBdr>
                <w:top w:val="none" w:sz="0" w:space="0" w:color="auto"/>
                <w:left w:val="none" w:sz="0" w:space="0" w:color="auto"/>
                <w:bottom w:val="none" w:sz="0" w:space="0" w:color="auto"/>
                <w:right w:val="none" w:sz="0" w:space="0" w:color="auto"/>
              </w:divBdr>
            </w:div>
            <w:div w:id="323321170">
              <w:marLeft w:val="0"/>
              <w:marRight w:val="0"/>
              <w:marTop w:val="0"/>
              <w:marBottom w:val="0"/>
              <w:divBdr>
                <w:top w:val="none" w:sz="0" w:space="0" w:color="auto"/>
                <w:left w:val="none" w:sz="0" w:space="0" w:color="auto"/>
                <w:bottom w:val="none" w:sz="0" w:space="0" w:color="auto"/>
                <w:right w:val="none" w:sz="0" w:space="0" w:color="auto"/>
              </w:divBdr>
            </w:div>
            <w:div w:id="1508132813">
              <w:marLeft w:val="0"/>
              <w:marRight w:val="0"/>
              <w:marTop w:val="0"/>
              <w:marBottom w:val="0"/>
              <w:divBdr>
                <w:top w:val="none" w:sz="0" w:space="0" w:color="auto"/>
                <w:left w:val="none" w:sz="0" w:space="0" w:color="auto"/>
                <w:bottom w:val="none" w:sz="0" w:space="0" w:color="auto"/>
                <w:right w:val="none" w:sz="0" w:space="0" w:color="auto"/>
              </w:divBdr>
            </w:div>
            <w:div w:id="284623613">
              <w:marLeft w:val="0"/>
              <w:marRight w:val="0"/>
              <w:marTop w:val="0"/>
              <w:marBottom w:val="0"/>
              <w:divBdr>
                <w:top w:val="none" w:sz="0" w:space="0" w:color="auto"/>
                <w:left w:val="none" w:sz="0" w:space="0" w:color="auto"/>
                <w:bottom w:val="none" w:sz="0" w:space="0" w:color="auto"/>
                <w:right w:val="none" w:sz="0" w:space="0" w:color="auto"/>
              </w:divBdr>
            </w:div>
            <w:div w:id="739984614">
              <w:marLeft w:val="0"/>
              <w:marRight w:val="0"/>
              <w:marTop w:val="0"/>
              <w:marBottom w:val="0"/>
              <w:divBdr>
                <w:top w:val="none" w:sz="0" w:space="0" w:color="auto"/>
                <w:left w:val="none" w:sz="0" w:space="0" w:color="auto"/>
                <w:bottom w:val="none" w:sz="0" w:space="0" w:color="auto"/>
                <w:right w:val="none" w:sz="0" w:space="0" w:color="auto"/>
              </w:divBdr>
            </w:div>
            <w:div w:id="1239750373">
              <w:marLeft w:val="0"/>
              <w:marRight w:val="0"/>
              <w:marTop w:val="0"/>
              <w:marBottom w:val="0"/>
              <w:divBdr>
                <w:top w:val="none" w:sz="0" w:space="0" w:color="auto"/>
                <w:left w:val="none" w:sz="0" w:space="0" w:color="auto"/>
                <w:bottom w:val="none" w:sz="0" w:space="0" w:color="auto"/>
                <w:right w:val="none" w:sz="0" w:space="0" w:color="auto"/>
              </w:divBdr>
            </w:div>
            <w:div w:id="1544826090">
              <w:marLeft w:val="0"/>
              <w:marRight w:val="0"/>
              <w:marTop w:val="0"/>
              <w:marBottom w:val="0"/>
              <w:divBdr>
                <w:top w:val="none" w:sz="0" w:space="0" w:color="auto"/>
                <w:left w:val="none" w:sz="0" w:space="0" w:color="auto"/>
                <w:bottom w:val="none" w:sz="0" w:space="0" w:color="auto"/>
                <w:right w:val="none" w:sz="0" w:space="0" w:color="auto"/>
              </w:divBdr>
            </w:div>
            <w:div w:id="72692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066912">
      <w:bodyDiv w:val="1"/>
      <w:marLeft w:val="0"/>
      <w:marRight w:val="0"/>
      <w:marTop w:val="0"/>
      <w:marBottom w:val="0"/>
      <w:divBdr>
        <w:top w:val="none" w:sz="0" w:space="0" w:color="auto"/>
        <w:left w:val="none" w:sz="0" w:space="0" w:color="auto"/>
        <w:bottom w:val="none" w:sz="0" w:space="0" w:color="auto"/>
        <w:right w:val="none" w:sz="0" w:space="0" w:color="auto"/>
      </w:divBdr>
    </w:div>
    <w:div w:id="416637088">
      <w:bodyDiv w:val="1"/>
      <w:marLeft w:val="0"/>
      <w:marRight w:val="0"/>
      <w:marTop w:val="0"/>
      <w:marBottom w:val="0"/>
      <w:divBdr>
        <w:top w:val="none" w:sz="0" w:space="0" w:color="auto"/>
        <w:left w:val="none" w:sz="0" w:space="0" w:color="auto"/>
        <w:bottom w:val="none" w:sz="0" w:space="0" w:color="auto"/>
        <w:right w:val="none" w:sz="0" w:space="0" w:color="auto"/>
      </w:divBdr>
    </w:div>
    <w:div w:id="416874590">
      <w:bodyDiv w:val="1"/>
      <w:marLeft w:val="0"/>
      <w:marRight w:val="0"/>
      <w:marTop w:val="0"/>
      <w:marBottom w:val="0"/>
      <w:divBdr>
        <w:top w:val="none" w:sz="0" w:space="0" w:color="auto"/>
        <w:left w:val="none" w:sz="0" w:space="0" w:color="auto"/>
        <w:bottom w:val="none" w:sz="0" w:space="0" w:color="auto"/>
        <w:right w:val="none" w:sz="0" w:space="0" w:color="auto"/>
      </w:divBdr>
    </w:div>
    <w:div w:id="420175355">
      <w:bodyDiv w:val="1"/>
      <w:marLeft w:val="0"/>
      <w:marRight w:val="0"/>
      <w:marTop w:val="0"/>
      <w:marBottom w:val="0"/>
      <w:divBdr>
        <w:top w:val="none" w:sz="0" w:space="0" w:color="auto"/>
        <w:left w:val="none" w:sz="0" w:space="0" w:color="auto"/>
        <w:bottom w:val="none" w:sz="0" w:space="0" w:color="auto"/>
        <w:right w:val="none" w:sz="0" w:space="0" w:color="auto"/>
      </w:divBdr>
    </w:div>
    <w:div w:id="444230861">
      <w:bodyDiv w:val="1"/>
      <w:marLeft w:val="0"/>
      <w:marRight w:val="0"/>
      <w:marTop w:val="0"/>
      <w:marBottom w:val="0"/>
      <w:divBdr>
        <w:top w:val="none" w:sz="0" w:space="0" w:color="auto"/>
        <w:left w:val="none" w:sz="0" w:space="0" w:color="auto"/>
        <w:bottom w:val="none" w:sz="0" w:space="0" w:color="auto"/>
        <w:right w:val="none" w:sz="0" w:space="0" w:color="auto"/>
      </w:divBdr>
    </w:div>
    <w:div w:id="487868139">
      <w:bodyDiv w:val="1"/>
      <w:marLeft w:val="0"/>
      <w:marRight w:val="0"/>
      <w:marTop w:val="0"/>
      <w:marBottom w:val="0"/>
      <w:divBdr>
        <w:top w:val="none" w:sz="0" w:space="0" w:color="auto"/>
        <w:left w:val="none" w:sz="0" w:space="0" w:color="auto"/>
        <w:bottom w:val="none" w:sz="0" w:space="0" w:color="auto"/>
        <w:right w:val="none" w:sz="0" w:space="0" w:color="auto"/>
      </w:divBdr>
      <w:divsChild>
        <w:div w:id="905183563">
          <w:marLeft w:val="0"/>
          <w:marRight w:val="0"/>
          <w:marTop w:val="0"/>
          <w:marBottom w:val="0"/>
          <w:divBdr>
            <w:top w:val="none" w:sz="0" w:space="0" w:color="auto"/>
            <w:left w:val="none" w:sz="0" w:space="0" w:color="auto"/>
            <w:bottom w:val="none" w:sz="0" w:space="0" w:color="auto"/>
            <w:right w:val="none" w:sz="0" w:space="0" w:color="auto"/>
          </w:divBdr>
          <w:divsChild>
            <w:div w:id="80866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039667">
      <w:bodyDiv w:val="1"/>
      <w:marLeft w:val="0"/>
      <w:marRight w:val="0"/>
      <w:marTop w:val="0"/>
      <w:marBottom w:val="0"/>
      <w:divBdr>
        <w:top w:val="none" w:sz="0" w:space="0" w:color="auto"/>
        <w:left w:val="none" w:sz="0" w:space="0" w:color="auto"/>
        <w:bottom w:val="none" w:sz="0" w:space="0" w:color="auto"/>
        <w:right w:val="none" w:sz="0" w:space="0" w:color="auto"/>
      </w:divBdr>
    </w:div>
    <w:div w:id="522791217">
      <w:bodyDiv w:val="1"/>
      <w:marLeft w:val="0"/>
      <w:marRight w:val="0"/>
      <w:marTop w:val="0"/>
      <w:marBottom w:val="0"/>
      <w:divBdr>
        <w:top w:val="none" w:sz="0" w:space="0" w:color="auto"/>
        <w:left w:val="none" w:sz="0" w:space="0" w:color="auto"/>
        <w:bottom w:val="none" w:sz="0" w:space="0" w:color="auto"/>
        <w:right w:val="none" w:sz="0" w:space="0" w:color="auto"/>
      </w:divBdr>
      <w:divsChild>
        <w:div w:id="1917128886">
          <w:marLeft w:val="0"/>
          <w:marRight w:val="0"/>
          <w:marTop w:val="0"/>
          <w:marBottom w:val="0"/>
          <w:divBdr>
            <w:top w:val="none" w:sz="0" w:space="0" w:color="auto"/>
            <w:left w:val="none" w:sz="0" w:space="0" w:color="auto"/>
            <w:bottom w:val="none" w:sz="0" w:space="0" w:color="auto"/>
            <w:right w:val="none" w:sz="0" w:space="0" w:color="auto"/>
          </w:divBdr>
          <w:divsChild>
            <w:div w:id="1643730026">
              <w:marLeft w:val="0"/>
              <w:marRight w:val="0"/>
              <w:marTop w:val="0"/>
              <w:marBottom w:val="0"/>
              <w:divBdr>
                <w:top w:val="none" w:sz="0" w:space="0" w:color="auto"/>
                <w:left w:val="none" w:sz="0" w:space="0" w:color="auto"/>
                <w:bottom w:val="none" w:sz="0" w:space="0" w:color="auto"/>
                <w:right w:val="none" w:sz="0" w:space="0" w:color="auto"/>
              </w:divBdr>
            </w:div>
            <w:div w:id="296447967">
              <w:marLeft w:val="0"/>
              <w:marRight w:val="0"/>
              <w:marTop w:val="0"/>
              <w:marBottom w:val="0"/>
              <w:divBdr>
                <w:top w:val="none" w:sz="0" w:space="0" w:color="auto"/>
                <w:left w:val="none" w:sz="0" w:space="0" w:color="auto"/>
                <w:bottom w:val="none" w:sz="0" w:space="0" w:color="auto"/>
                <w:right w:val="none" w:sz="0" w:space="0" w:color="auto"/>
              </w:divBdr>
            </w:div>
            <w:div w:id="1743062919">
              <w:marLeft w:val="0"/>
              <w:marRight w:val="0"/>
              <w:marTop w:val="0"/>
              <w:marBottom w:val="0"/>
              <w:divBdr>
                <w:top w:val="none" w:sz="0" w:space="0" w:color="auto"/>
                <w:left w:val="none" w:sz="0" w:space="0" w:color="auto"/>
                <w:bottom w:val="none" w:sz="0" w:space="0" w:color="auto"/>
                <w:right w:val="none" w:sz="0" w:space="0" w:color="auto"/>
              </w:divBdr>
            </w:div>
            <w:div w:id="1443109902">
              <w:marLeft w:val="0"/>
              <w:marRight w:val="0"/>
              <w:marTop w:val="0"/>
              <w:marBottom w:val="0"/>
              <w:divBdr>
                <w:top w:val="none" w:sz="0" w:space="0" w:color="auto"/>
                <w:left w:val="none" w:sz="0" w:space="0" w:color="auto"/>
                <w:bottom w:val="none" w:sz="0" w:space="0" w:color="auto"/>
                <w:right w:val="none" w:sz="0" w:space="0" w:color="auto"/>
              </w:divBdr>
            </w:div>
            <w:div w:id="1156726784">
              <w:marLeft w:val="0"/>
              <w:marRight w:val="0"/>
              <w:marTop w:val="0"/>
              <w:marBottom w:val="0"/>
              <w:divBdr>
                <w:top w:val="none" w:sz="0" w:space="0" w:color="auto"/>
                <w:left w:val="none" w:sz="0" w:space="0" w:color="auto"/>
                <w:bottom w:val="none" w:sz="0" w:space="0" w:color="auto"/>
                <w:right w:val="none" w:sz="0" w:space="0" w:color="auto"/>
              </w:divBdr>
            </w:div>
            <w:div w:id="1279870306">
              <w:marLeft w:val="0"/>
              <w:marRight w:val="0"/>
              <w:marTop w:val="0"/>
              <w:marBottom w:val="0"/>
              <w:divBdr>
                <w:top w:val="none" w:sz="0" w:space="0" w:color="auto"/>
                <w:left w:val="none" w:sz="0" w:space="0" w:color="auto"/>
                <w:bottom w:val="none" w:sz="0" w:space="0" w:color="auto"/>
                <w:right w:val="none" w:sz="0" w:space="0" w:color="auto"/>
              </w:divBdr>
            </w:div>
            <w:div w:id="1318143197">
              <w:marLeft w:val="0"/>
              <w:marRight w:val="0"/>
              <w:marTop w:val="0"/>
              <w:marBottom w:val="0"/>
              <w:divBdr>
                <w:top w:val="none" w:sz="0" w:space="0" w:color="auto"/>
                <w:left w:val="none" w:sz="0" w:space="0" w:color="auto"/>
                <w:bottom w:val="none" w:sz="0" w:space="0" w:color="auto"/>
                <w:right w:val="none" w:sz="0" w:space="0" w:color="auto"/>
              </w:divBdr>
            </w:div>
            <w:div w:id="2118282786">
              <w:marLeft w:val="0"/>
              <w:marRight w:val="0"/>
              <w:marTop w:val="0"/>
              <w:marBottom w:val="0"/>
              <w:divBdr>
                <w:top w:val="none" w:sz="0" w:space="0" w:color="auto"/>
                <w:left w:val="none" w:sz="0" w:space="0" w:color="auto"/>
                <w:bottom w:val="none" w:sz="0" w:space="0" w:color="auto"/>
                <w:right w:val="none" w:sz="0" w:space="0" w:color="auto"/>
              </w:divBdr>
            </w:div>
            <w:div w:id="937060882">
              <w:marLeft w:val="0"/>
              <w:marRight w:val="0"/>
              <w:marTop w:val="0"/>
              <w:marBottom w:val="0"/>
              <w:divBdr>
                <w:top w:val="none" w:sz="0" w:space="0" w:color="auto"/>
                <w:left w:val="none" w:sz="0" w:space="0" w:color="auto"/>
                <w:bottom w:val="none" w:sz="0" w:space="0" w:color="auto"/>
                <w:right w:val="none" w:sz="0" w:space="0" w:color="auto"/>
              </w:divBdr>
            </w:div>
            <w:div w:id="1701929360">
              <w:marLeft w:val="0"/>
              <w:marRight w:val="0"/>
              <w:marTop w:val="0"/>
              <w:marBottom w:val="0"/>
              <w:divBdr>
                <w:top w:val="none" w:sz="0" w:space="0" w:color="auto"/>
                <w:left w:val="none" w:sz="0" w:space="0" w:color="auto"/>
                <w:bottom w:val="none" w:sz="0" w:space="0" w:color="auto"/>
                <w:right w:val="none" w:sz="0" w:space="0" w:color="auto"/>
              </w:divBdr>
            </w:div>
            <w:div w:id="184354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29766">
      <w:bodyDiv w:val="1"/>
      <w:marLeft w:val="0"/>
      <w:marRight w:val="0"/>
      <w:marTop w:val="0"/>
      <w:marBottom w:val="0"/>
      <w:divBdr>
        <w:top w:val="none" w:sz="0" w:space="0" w:color="auto"/>
        <w:left w:val="none" w:sz="0" w:space="0" w:color="auto"/>
        <w:bottom w:val="none" w:sz="0" w:space="0" w:color="auto"/>
        <w:right w:val="none" w:sz="0" w:space="0" w:color="auto"/>
      </w:divBdr>
    </w:div>
    <w:div w:id="537354345">
      <w:bodyDiv w:val="1"/>
      <w:marLeft w:val="0"/>
      <w:marRight w:val="0"/>
      <w:marTop w:val="0"/>
      <w:marBottom w:val="0"/>
      <w:divBdr>
        <w:top w:val="none" w:sz="0" w:space="0" w:color="auto"/>
        <w:left w:val="none" w:sz="0" w:space="0" w:color="auto"/>
        <w:bottom w:val="none" w:sz="0" w:space="0" w:color="auto"/>
        <w:right w:val="none" w:sz="0" w:space="0" w:color="auto"/>
      </w:divBdr>
    </w:div>
    <w:div w:id="636492116">
      <w:bodyDiv w:val="1"/>
      <w:marLeft w:val="0"/>
      <w:marRight w:val="0"/>
      <w:marTop w:val="0"/>
      <w:marBottom w:val="0"/>
      <w:divBdr>
        <w:top w:val="none" w:sz="0" w:space="0" w:color="auto"/>
        <w:left w:val="none" w:sz="0" w:space="0" w:color="auto"/>
        <w:bottom w:val="none" w:sz="0" w:space="0" w:color="auto"/>
        <w:right w:val="none" w:sz="0" w:space="0" w:color="auto"/>
      </w:divBdr>
    </w:div>
    <w:div w:id="639578012">
      <w:bodyDiv w:val="1"/>
      <w:marLeft w:val="0"/>
      <w:marRight w:val="0"/>
      <w:marTop w:val="0"/>
      <w:marBottom w:val="0"/>
      <w:divBdr>
        <w:top w:val="none" w:sz="0" w:space="0" w:color="auto"/>
        <w:left w:val="none" w:sz="0" w:space="0" w:color="auto"/>
        <w:bottom w:val="none" w:sz="0" w:space="0" w:color="auto"/>
        <w:right w:val="none" w:sz="0" w:space="0" w:color="auto"/>
      </w:divBdr>
    </w:div>
    <w:div w:id="715472086">
      <w:bodyDiv w:val="1"/>
      <w:marLeft w:val="0"/>
      <w:marRight w:val="0"/>
      <w:marTop w:val="0"/>
      <w:marBottom w:val="0"/>
      <w:divBdr>
        <w:top w:val="none" w:sz="0" w:space="0" w:color="auto"/>
        <w:left w:val="none" w:sz="0" w:space="0" w:color="auto"/>
        <w:bottom w:val="none" w:sz="0" w:space="0" w:color="auto"/>
        <w:right w:val="none" w:sz="0" w:space="0" w:color="auto"/>
      </w:divBdr>
    </w:div>
    <w:div w:id="736167001">
      <w:bodyDiv w:val="1"/>
      <w:marLeft w:val="0"/>
      <w:marRight w:val="0"/>
      <w:marTop w:val="0"/>
      <w:marBottom w:val="0"/>
      <w:divBdr>
        <w:top w:val="none" w:sz="0" w:space="0" w:color="auto"/>
        <w:left w:val="none" w:sz="0" w:space="0" w:color="auto"/>
        <w:bottom w:val="none" w:sz="0" w:space="0" w:color="auto"/>
        <w:right w:val="none" w:sz="0" w:space="0" w:color="auto"/>
      </w:divBdr>
    </w:div>
    <w:div w:id="768892258">
      <w:bodyDiv w:val="1"/>
      <w:marLeft w:val="0"/>
      <w:marRight w:val="0"/>
      <w:marTop w:val="0"/>
      <w:marBottom w:val="0"/>
      <w:divBdr>
        <w:top w:val="none" w:sz="0" w:space="0" w:color="auto"/>
        <w:left w:val="none" w:sz="0" w:space="0" w:color="auto"/>
        <w:bottom w:val="none" w:sz="0" w:space="0" w:color="auto"/>
        <w:right w:val="none" w:sz="0" w:space="0" w:color="auto"/>
      </w:divBdr>
    </w:div>
    <w:div w:id="828255544">
      <w:bodyDiv w:val="1"/>
      <w:marLeft w:val="0"/>
      <w:marRight w:val="0"/>
      <w:marTop w:val="0"/>
      <w:marBottom w:val="0"/>
      <w:divBdr>
        <w:top w:val="none" w:sz="0" w:space="0" w:color="auto"/>
        <w:left w:val="none" w:sz="0" w:space="0" w:color="auto"/>
        <w:bottom w:val="none" w:sz="0" w:space="0" w:color="auto"/>
        <w:right w:val="none" w:sz="0" w:space="0" w:color="auto"/>
      </w:divBdr>
    </w:div>
    <w:div w:id="835338644">
      <w:bodyDiv w:val="1"/>
      <w:marLeft w:val="0"/>
      <w:marRight w:val="0"/>
      <w:marTop w:val="0"/>
      <w:marBottom w:val="0"/>
      <w:divBdr>
        <w:top w:val="none" w:sz="0" w:space="0" w:color="auto"/>
        <w:left w:val="none" w:sz="0" w:space="0" w:color="auto"/>
        <w:bottom w:val="none" w:sz="0" w:space="0" w:color="auto"/>
        <w:right w:val="none" w:sz="0" w:space="0" w:color="auto"/>
      </w:divBdr>
    </w:div>
    <w:div w:id="902375459">
      <w:bodyDiv w:val="1"/>
      <w:marLeft w:val="0"/>
      <w:marRight w:val="0"/>
      <w:marTop w:val="0"/>
      <w:marBottom w:val="0"/>
      <w:divBdr>
        <w:top w:val="none" w:sz="0" w:space="0" w:color="auto"/>
        <w:left w:val="none" w:sz="0" w:space="0" w:color="auto"/>
        <w:bottom w:val="none" w:sz="0" w:space="0" w:color="auto"/>
        <w:right w:val="none" w:sz="0" w:space="0" w:color="auto"/>
      </w:divBdr>
    </w:div>
    <w:div w:id="911892197">
      <w:bodyDiv w:val="1"/>
      <w:marLeft w:val="0"/>
      <w:marRight w:val="0"/>
      <w:marTop w:val="0"/>
      <w:marBottom w:val="0"/>
      <w:divBdr>
        <w:top w:val="none" w:sz="0" w:space="0" w:color="auto"/>
        <w:left w:val="none" w:sz="0" w:space="0" w:color="auto"/>
        <w:bottom w:val="none" w:sz="0" w:space="0" w:color="auto"/>
        <w:right w:val="none" w:sz="0" w:space="0" w:color="auto"/>
      </w:divBdr>
    </w:div>
    <w:div w:id="937832495">
      <w:bodyDiv w:val="1"/>
      <w:marLeft w:val="0"/>
      <w:marRight w:val="0"/>
      <w:marTop w:val="0"/>
      <w:marBottom w:val="0"/>
      <w:divBdr>
        <w:top w:val="none" w:sz="0" w:space="0" w:color="auto"/>
        <w:left w:val="none" w:sz="0" w:space="0" w:color="auto"/>
        <w:bottom w:val="none" w:sz="0" w:space="0" w:color="auto"/>
        <w:right w:val="none" w:sz="0" w:space="0" w:color="auto"/>
      </w:divBdr>
    </w:div>
    <w:div w:id="950163252">
      <w:bodyDiv w:val="1"/>
      <w:marLeft w:val="0"/>
      <w:marRight w:val="0"/>
      <w:marTop w:val="0"/>
      <w:marBottom w:val="0"/>
      <w:divBdr>
        <w:top w:val="none" w:sz="0" w:space="0" w:color="auto"/>
        <w:left w:val="none" w:sz="0" w:space="0" w:color="auto"/>
        <w:bottom w:val="none" w:sz="0" w:space="0" w:color="auto"/>
        <w:right w:val="none" w:sz="0" w:space="0" w:color="auto"/>
      </w:divBdr>
    </w:div>
    <w:div w:id="958293233">
      <w:bodyDiv w:val="1"/>
      <w:marLeft w:val="0"/>
      <w:marRight w:val="0"/>
      <w:marTop w:val="0"/>
      <w:marBottom w:val="0"/>
      <w:divBdr>
        <w:top w:val="none" w:sz="0" w:space="0" w:color="auto"/>
        <w:left w:val="none" w:sz="0" w:space="0" w:color="auto"/>
        <w:bottom w:val="none" w:sz="0" w:space="0" w:color="auto"/>
        <w:right w:val="none" w:sz="0" w:space="0" w:color="auto"/>
      </w:divBdr>
    </w:div>
    <w:div w:id="960959159">
      <w:bodyDiv w:val="1"/>
      <w:marLeft w:val="0"/>
      <w:marRight w:val="0"/>
      <w:marTop w:val="0"/>
      <w:marBottom w:val="0"/>
      <w:divBdr>
        <w:top w:val="none" w:sz="0" w:space="0" w:color="auto"/>
        <w:left w:val="none" w:sz="0" w:space="0" w:color="auto"/>
        <w:bottom w:val="none" w:sz="0" w:space="0" w:color="auto"/>
        <w:right w:val="none" w:sz="0" w:space="0" w:color="auto"/>
      </w:divBdr>
    </w:div>
    <w:div w:id="974914067">
      <w:bodyDiv w:val="1"/>
      <w:marLeft w:val="0"/>
      <w:marRight w:val="0"/>
      <w:marTop w:val="0"/>
      <w:marBottom w:val="0"/>
      <w:divBdr>
        <w:top w:val="none" w:sz="0" w:space="0" w:color="auto"/>
        <w:left w:val="none" w:sz="0" w:space="0" w:color="auto"/>
        <w:bottom w:val="none" w:sz="0" w:space="0" w:color="auto"/>
        <w:right w:val="none" w:sz="0" w:space="0" w:color="auto"/>
      </w:divBdr>
    </w:div>
    <w:div w:id="979113311">
      <w:bodyDiv w:val="1"/>
      <w:marLeft w:val="0"/>
      <w:marRight w:val="0"/>
      <w:marTop w:val="0"/>
      <w:marBottom w:val="0"/>
      <w:divBdr>
        <w:top w:val="none" w:sz="0" w:space="0" w:color="auto"/>
        <w:left w:val="none" w:sz="0" w:space="0" w:color="auto"/>
        <w:bottom w:val="none" w:sz="0" w:space="0" w:color="auto"/>
        <w:right w:val="none" w:sz="0" w:space="0" w:color="auto"/>
      </w:divBdr>
    </w:div>
    <w:div w:id="1007712332">
      <w:bodyDiv w:val="1"/>
      <w:marLeft w:val="0"/>
      <w:marRight w:val="0"/>
      <w:marTop w:val="0"/>
      <w:marBottom w:val="0"/>
      <w:divBdr>
        <w:top w:val="none" w:sz="0" w:space="0" w:color="auto"/>
        <w:left w:val="none" w:sz="0" w:space="0" w:color="auto"/>
        <w:bottom w:val="none" w:sz="0" w:space="0" w:color="auto"/>
        <w:right w:val="none" w:sz="0" w:space="0" w:color="auto"/>
      </w:divBdr>
    </w:div>
    <w:div w:id="1058700346">
      <w:bodyDiv w:val="1"/>
      <w:marLeft w:val="0"/>
      <w:marRight w:val="0"/>
      <w:marTop w:val="0"/>
      <w:marBottom w:val="0"/>
      <w:divBdr>
        <w:top w:val="none" w:sz="0" w:space="0" w:color="auto"/>
        <w:left w:val="none" w:sz="0" w:space="0" w:color="auto"/>
        <w:bottom w:val="none" w:sz="0" w:space="0" w:color="auto"/>
        <w:right w:val="none" w:sz="0" w:space="0" w:color="auto"/>
      </w:divBdr>
    </w:div>
    <w:div w:id="1059014035">
      <w:bodyDiv w:val="1"/>
      <w:marLeft w:val="0"/>
      <w:marRight w:val="0"/>
      <w:marTop w:val="0"/>
      <w:marBottom w:val="0"/>
      <w:divBdr>
        <w:top w:val="none" w:sz="0" w:space="0" w:color="auto"/>
        <w:left w:val="none" w:sz="0" w:space="0" w:color="auto"/>
        <w:bottom w:val="none" w:sz="0" w:space="0" w:color="auto"/>
        <w:right w:val="none" w:sz="0" w:space="0" w:color="auto"/>
      </w:divBdr>
    </w:div>
    <w:div w:id="1065449274">
      <w:bodyDiv w:val="1"/>
      <w:marLeft w:val="0"/>
      <w:marRight w:val="0"/>
      <w:marTop w:val="0"/>
      <w:marBottom w:val="0"/>
      <w:divBdr>
        <w:top w:val="none" w:sz="0" w:space="0" w:color="auto"/>
        <w:left w:val="none" w:sz="0" w:space="0" w:color="auto"/>
        <w:bottom w:val="none" w:sz="0" w:space="0" w:color="auto"/>
        <w:right w:val="none" w:sz="0" w:space="0" w:color="auto"/>
      </w:divBdr>
    </w:div>
    <w:div w:id="1079331068">
      <w:bodyDiv w:val="1"/>
      <w:marLeft w:val="0"/>
      <w:marRight w:val="0"/>
      <w:marTop w:val="0"/>
      <w:marBottom w:val="0"/>
      <w:divBdr>
        <w:top w:val="none" w:sz="0" w:space="0" w:color="auto"/>
        <w:left w:val="none" w:sz="0" w:space="0" w:color="auto"/>
        <w:bottom w:val="none" w:sz="0" w:space="0" w:color="auto"/>
        <w:right w:val="none" w:sz="0" w:space="0" w:color="auto"/>
      </w:divBdr>
    </w:div>
    <w:div w:id="1136872709">
      <w:bodyDiv w:val="1"/>
      <w:marLeft w:val="0"/>
      <w:marRight w:val="0"/>
      <w:marTop w:val="0"/>
      <w:marBottom w:val="0"/>
      <w:divBdr>
        <w:top w:val="none" w:sz="0" w:space="0" w:color="auto"/>
        <w:left w:val="none" w:sz="0" w:space="0" w:color="auto"/>
        <w:bottom w:val="none" w:sz="0" w:space="0" w:color="auto"/>
        <w:right w:val="none" w:sz="0" w:space="0" w:color="auto"/>
      </w:divBdr>
    </w:div>
    <w:div w:id="1179003049">
      <w:bodyDiv w:val="1"/>
      <w:marLeft w:val="0"/>
      <w:marRight w:val="0"/>
      <w:marTop w:val="0"/>
      <w:marBottom w:val="0"/>
      <w:divBdr>
        <w:top w:val="none" w:sz="0" w:space="0" w:color="auto"/>
        <w:left w:val="none" w:sz="0" w:space="0" w:color="auto"/>
        <w:bottom w:val="none" w:sz="0" w:space="0" w:color="auto"/>
        <w:right w:val="none" w:sz="0" w:space="0" w:color="auto"/>
      </w:divBdr>
    </w:div>
    <w:div w:id="1217475314">
      <w:bodyDiv w:val="1"/>
      <w:marLeft w:val="0"/>
      <w:marRight w:val="0"/>
      <w:marTop w:val="0"/>
      <w:marBottom w:val="0"/>
      <w:divBdr>
        <w:top w:val="none" w:sz="0" w:space="0" w:color="auto"/>
        <w:left w:val="none" w:sz="0" w:space="0" w:color="auto"/>
        <w:bottom w:val="none" w:sz="0" w:space="0" w:color="auto"/>
        <w:right w:val="none" w:sz="0" w:space="0" w:color="auto"/>
      </w:divBdr>
    </w:div>
    <w:div w:id="1230464339">
      <w:bodyDiv w:val="1"/>
      <w:marLeft w:val="0"/>
      <w:marRight w:val="0"/>
      <w:marTop w:val="0"/>
      <w:marBottom w:val="0"/>
      <w:divBdr>
        <w:top w:val="none" w:sz="0" w:space="0" w:color="auto"/>
        <w:left w:val="none" w:sz="0" w:space="0" w:color="auto"/>
        <w:bottom w:val="none" w:sz="0" w:space="0" w:color="auto"/>
        <w:right w:val="none" w:sz="0" w:space="0" w:color="auto"/>
      </w:divBdr>
    </w:div>
    <w:div w:id="1261598961">
      <w:bodyDiv w:val="1"/>
      <w:marLeft w:val="0"/>
      <w:marRight w:val="0"/>
      <w:marTop w:val="0"/>
      <w:marBottom w:val="0"/>
      <w:divBdr>
        <w:top w:val="none" w:sz="0" w:space="0" w:color="auto"/>
        <w:left w:val="none" w:sz="0" w:space="0" w:color="auto"/>
        <w:bottom w:val="none" w:sz="0" w:space="0" w:color="auto"/>
        <w:right w:val="none" w:sz="0" w:space="0" w:color="auto"/>
      </w:divBdr>
    </w:div>
    <w:div w:id="1279025345">
      <w:bodyDiv w:val="1"/>
      <w:marLeft w:val="0"/>
      <w:marRight w:val="0"/>
      <w:marTop w:val="0"/>
      <w:marBottom w:val="0"/>
      <w:divBdr>
        <w:top w:val="none" w:sz="0" w:space="0" w:color="auto"/>
        <w:left w:val="none" w:sz="0" w:space="0" w:color="auto"/>
        <w:bottom w:val="none" w:sz="0" w:space="0" w:color="auto"/>
        <w:right w:val="none" w:sz="0" w:space="0" w:color="auto"/>
      </w:divBdr>
    </w:div>
    <w:div w:id="1367173107">
      <w:bodyDiv w:val="1"/>
      <w:marLeft w:val="0"/>
      <w:marRight w:val="0"/>
      <w:marTop w:val="0"/>
      <w:marBottom w:val="0"/>
      <w:divBdr>
        <w:top w:val="none" w:sz="0" w:space="0" w:color="auto"/>
        <w:left w:val="none" w:sz="0" w:space="0" w:color="auto"/>
        <w:bottom w:val="none" w:sz="0" w:space="0" w:color="auto"/>
        <w:right w:val="none" w:sz="0" w:space="0" w:color="auto"/>
      </w:divBdr>
      <w:divsChild>
        <w:div w:id="369837667">
          <w:marLeft w:val="0"/>
          <w:marRight w:val="0"/>
          <w:marTop w:val="0"/>
          <w:marBottom w:val="0"/>
          <w:divBdr>
            <w:top w:val="none" w:sz="0" w:space="0" w:color="auto"/>
            <w:left w:val="none" w:sz="0" w:space="0" w:color="auto"/>
            <w:bottom w:val="none" w:sz="0" w:space="0" w:color="auto"/>
            <w:right w:val="none" w:sz="0" w:space="0" w:color="auto"/>
          </w:divBdr>
          <w:divsChild>
            <w:div w:id="71161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565782">
      <w:bodyDiv w:val="1"/>
      <w:marLeft w:val="0"/>
      <w:marRight w:val="0"/>
      <w:marTop w:val="0"/>
      <w:marBottom w:val="0"/>
      <w:divBdr>
        <w:top w:val="none" w:sz="0" w:space="0" w:color="auto"/>
        <w:left w:val="none" w:sz="0" w:space="0" w:color="auto"/>
        <w:bottom w:val="none" w:sz="0" w:space="0" w:color="auto"/>
        <w:right w:val="none" w:sz="0" w:space="0" w:color="auto"/>
      </w:divBdr>
    </w:div>
    <w:div w:id="1374573815">
      <w:bodyDiv w:val="1"/>
      <w:marLeft w:val="0"/>
      <w:marRight w:val="0"/>
      <w:marTop w:val="0"/>
      <w:marBottom w:val="0"/>
      <w:divBdr>
        <w:top w:val="none" w:sz="0" w:space="0" w:color="auto"/>
        <w:left w:val="none" w:sz="0" w:space="0" w:color="auto"/>
        <w:bottom w:val="none" w:sz="0" w:space="0" w:color="auto"/>
        <w:right w:val="none" w:sz="0" w:space="0" w:color="auto"/>
      </w:divBdr>
    </w:div>
    <w:div w:id="1375041152">
      <w:bodyDiv w:val="1"/>
      <w:marLeft w:val="0"/>
      <w:marRight w:val="0"/>
      <w:marTop w:val="0"/>
      <w:marBottom w:val="0"/>
      <w:divBdr>
        <w:top w:val="none" w:sz="0" w:space="0" w:color="auto"/>
        <w:left w:val="none" w:sz="0" w:space="0" w:color="auto"/>
        <w:bottom w:val="none" w:sz="0" w:space="0" w:color="auto"/>
        <w:right w:val="none" w:sz="0" w:space="0" w:color="auto"/>
      </w:divBdr>
    </w:div>
    <w:div w:id="1410813731">
      <w:bodyDiv w:val="1"/>
      <w:marLeft w:val="0"/>
      <w:marRight w:val="0"/>
      <w:marTop w:val="0"/>
      <w:marBottom w:val="0"/>
      <w:divBdr>
        <w:top w:val="none" w:sz="0" w:space="0" w:color="auto"/>
        <w:left w:val="none" w:sz="0" w:space="0" w:color="auto"/>
        <w:bottom w:val="none" w:sz="0" w:space="0" w:color="auto"/>
        <w:right w:val="none" w:sz="0" w:space="0" w:color="auto"/>
      </w:divBdr>
      <w:divsChild>
        <w:div w:id="1537159881">
          <w:marLeft w:val="0"/>
          <w:marRight w:val="0"/>
          <w:marTop w:val="0"/>
          <w:marBottom w:val="0"/>
          <w:divBdr>
            <w:top w:val="none" w:sz="0" w:space="0" w:color="auto"/>
            <w:left w:val="none" w:sz="0" w:space="0" w:color="auto"/>
            <w:bottom w:val="none" w:sz="0" w:space="0" w:color="auto"/>
            <w:right w:val="none" w:sz="0" w:space="0" w:color="auto"/>
          </w:divBdr>
          <w:divsChild>
            <w:div w:id="1283727522">
              <w:marLeft w:val="0"/>
              <w:marRight w:val="0"/>
              <w:marTop w:val="0"/>
              <w:marBottom w:val="0"/>
              <w:divBdr>
                <w:top w:val="none" w:sz="0" w:space="0" w:color="auto"/>
                <w:left w:val="none" w:sz="0" w:space="0" w:color="auto"/>
                <w:bottom w:val="none" w:sz="0" w:space="0" w:color="auto"/>
                <w:right w:val="none" w:sz="0" w:space="0" w:color="auto"/>
              </w:divBdr>
            </w:div>
            <w:div w:id="1746489191">
              <w:marLeft w:val="0"/>
              <w:marRight w:val="0"/>
              <w:marTop w:val="0"/>
              <w:marBottom w:val="0"/>
              <w:divBdr>
                <w:top w:val="none" w:sz="0" w:space="0" w:color="auto"/>
                <w:left w:val="none" w:sz="0" w:space="0" w:color="auto"/>
                <w:bottom w:val="none" w:sz="0" w:space="0" w:color="auto"/>
                <w:right w:val="none" w:sz="0" w:space="0" w:color="auto"/>
              </w:divBdr>
            </w:div>
            <w:div w:id="790709354">
              <w:marLeft w:val="0"/>
              <w:marRight w:val="0"/>
              <w:marTop w:val="0"/>
              <w:marBottom w:val="0"/>
              <w:divBdr>
                <w:top w:val="none" w:sz="0" w:space="0" w:color="auto"/>
                <w:left w:val="none" w:sz="0" w:space="0" w:color="auto"/>
                <w:bottom w:val="none" w:sz="0" w:space="0" w:color="auto"/>
                <w:right w:val="none" w:sz="0" w:space="0" w:color="auto"/>
              </w:divBdr>
            </w:div>
            <w:div w:id="81861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59509">
      <w:bodyDiv w:val="1"/>
      <w:marLeft w:val="0"/>
      <w:marRight w:val="0"/>
      <w:marTop w:val="0"/>
      <w:marBottom w:val="0"/>
      <w:divBdr>
        <w:top w:val="none" w:sz="0" w:space="0" w:color="auto"/>
        <w:left w:val="none" w:sz="0" w:space="0" w:color="auto"/>
        <w:bottom w:val="none" w:sz="0" w:space="0" w:color="auto"/>
        <w:right w:val="none" w:sz="0" w:space="0" w:color="auto"/>
      </w:divBdr>
    </w:div>
    <w:div w:id="1510370095">
      <w:bodyDiv w:val="1"/>
      <w:marLeft w:val="0"/>
      <w:marRight w:val="0"/>
      <w:marTop w:val="0"/>
      <w:marBottom w:val="0"/>
      <w:divBdr>
        <w:top w:val="none" w:sz="0" w:space="0" w:color="auto"/>
        <w:left w:val="none" w:sz="0" w:space="0" w:color="auto"/>
        <w:bottom w:val="none" w:sz="0" w:space="0" w:color="auto"/>
        <w:right w:val="none" w:sz="0" w:space="0" w:color="auto"/>
      </w:divBdr>
    </w:div>
    <w:div w:id="1516725892">
      <w:bodyDiv w:val="1"/>
      <w:marLeft w:val="0"/>
      <w:marRight w:val="0"/>
      <w:marTop w:val="0"/>
      <w:marBottom w:val="0"/>
      <w:divBdr>
        <w:top w:val="none" w:sz="0" w:space="0" w:color="auto"/>
        <w:left w:val="none" w:sz="0" w:space="0" w:color="auto"/>
        <w:bottom w:val="none" w:sz="0" w:space="0" w:color="auto"/>
        <w:right w:val="none" w:sz="0" w:space="0" w:color="auto"/>
      </w:divBdr>
    </w:div>
    <w:div w:id="1525092471">
      <w:bodyDiv w:val="1"/>
      <w:marLeft w:val="0"/>
      <w:marRight w:val="0"/>
      <w:marTop w:val="0"/>
      <w:marBottom w:val="0"/>
      <w:divBdr>
        <w:top w:val="none" w:sz="0" w:space="0" w:color="auto"/>
        <w:left w:val="none" w:sz="0" w:space="0" w:color="auto"/>
        <w:bottom w:val="none" w:sz="0" w:space="0" w:color="auto"/>
        <w:right w:val="none" w:sz="0" w:space="0" w:color="auto"/>
      </w:divBdr>
      <w:divsChild>
        <w:div w:id="2003969813">
          <w:marLeft w:val="0"/>
          <w:marRight w:val="0"/>
          <w:marTop w:val="0"/>
          <w:marBottom w:val="0"/>
          <w:divBdr>
            <w:top w:val="none" w:sz="0" w:space="0" w:color="auto"/>
            <w:left w:val="none" w:sz="0" w:space="0" w:color="auto"/>
            <w:bottom w:val="none" w:sz="0" w:space="0" w:color="auto"/>
            <w:right w:val="none" w:sz="0" w:space="0" w:color="auto"/>
          </w:divBdr>
          <w:divsChild>
            <w:div w:id="1108694253">
              <w:marLeft w:val="0"/>
              <w:marRight w:val="0"/>
              <w:marTop w:val="0"/>
              <w:marBottom w:val="0"/>
              <w:divBdr>
                <w:top w:val="none" w:sz="0" w:space="0" w:color="auto"/>
                <w:left w:val="none" w:sz="0" w:space="0" w:color="auto"/>
                <w:bottom w:val="none" w:sz="0" w:space="0" w:color="auto"/>
                <w:right w:val="none" w:sz="0" w:space="0" w:color="auto"/>
              </w:divBdr>
            </w:div>
            <w:div w:id="430472401">
              <w:marLeft w:val="0"/>
              <w:marRight w:val="0"/>
              <w:marTop w:val="0"/>
              <w:marBottom w:val="0"/>
              <w:divBdr>
                <w:top w:val="none" w:sz="0" w:space="0" w:color="auto"/>
                <w:left w:val="none" w:sz="0" w:space="0" w:color="auto"/>
                <w:bottom w:val="none" w:sz="0" w:space="0" w:color="auto"/>
                <w:right w:val="none" w:sz="0" w:space="0" w:color="auto"/>
              </w:divBdr>
            </w:div>
            <w:div w:id="351077504">
              <w:marLeft w:val="0"/>
              <w:marRight w:val="0"/>
              <w:marTop w:val="0"/>
              <w:marBottom w:val="0"/>
              <w:divBdr>
                <w:top w:val="none" w:sz="0" w:space="0" w:color="auto"/>
                <w:left w:val="none" w:sz="0" w:space="0" w:color="auto"/>
                <w:bottom w:val="none" w:sz="0" w:space="0" w:color="auto"/>
                <w:right w:val="none" w:sz="0" w:space="0" w:color="auto"/>
              </w:divBdr>
            </w:div>
            <w:div w:id="866286721">
              <w:marLeft w:val="0"/>
              <w:marRight w:val="0"/>
              <w:marTop w:val="0"/>
              <w:marBottom w:val="0"/>
              <w:divBdr>
                <w:top w:val="none" w:sz="0" w:space="0" w:color="auto"/>
                <w:left w:val="none" w:sz="0" w:space="0" w:color="auto"/>
                <w:bottom w:val="none" w:sz="0" w:space="0" w:color="auto"/>
                <w:right w:val="none" w:sz="0" w:space="0" w:color="auto"/>
              </w:divBdr>
            </w:div>
            <w:div w:id="354959767">
              <w:marLeft w:val="0"/>
              <w:marRight w:val="0"/>
              <w:marTop w:val="0"/>
              <w:marBottom w:val="0"/>
              <w:divBdr>
                <w:top w:val="none" w:sz="0" w:space="0" w:color="auto"/>
                <w:left w:val="none" w:sz="0" w:space="0" w:color="auto"/>
                <w:bottom w:val="none" w:sz="0" w:space="0" w:color="auto"/>
                <w:right w:val="none" w:sz="0" w:space="0" w:color="auto"/>
              </w:divBdr>
            </w:div>
            <w:div w:id="1678728087">
              <w:marLeft w:val="0"/>
              <w:marRight w:val="0"/>
              <w:marTop w:val="0"/>
              <w:marBottom w:val="0"/>
              <w:divBdr>
                <w:top w:val="none" w:sz="0" w:space="0" w:color="auto"/>
                <w:left w:val="none" w:sz="0" w:space="0" w:color="auto"/>
                <w:bottom w:val="none" w:sz="0" w:space="0" w:color="auto"/>
                <w:right w:val="none" w:sz="0" w:space="0" w:color="auto"/>
              </w:divBdr>
            </w:div>
            <w:div w:id="1251961885">
              <w:marLeft w:val="0"/>
              <w:marRight w:val="0"/>
              <w:marTop w:val="0"/>
              <w:marBottom w:val="0"/>
              <w:divBdr>
                <w:top w:val="none" w:sz="0" w:space="0" w:color="auto"/>
                <w:left w:val="none" w:sz="0" w:space="0" w:color="auto"/>
                <w:bottom w:val="none" w:sz="0" w:space="0" w:color="auto"/>
                <w:right w:val="none" w:sz="0" w:space="0" w:color="auto"/>
              </w:divBdr>
            </w:div>
            <w:div w:id="963852644">
              <w:marLeft w:val="0"/>
              <w:marRight w:val="0"/>
              <w:marTop w:val="0"/>
              <w:marBottom w:val="0"/>
              <w:divBdr>
                <w:top w:val="none" w:sz="0" w:space="0" w:color="auto"/>
                <w:left w:val="none" w:sz="0" w:space="0" w:color="auto"/>
                <w:bottom w:val="none" w:sz="0" w:space="0" w:color="auto"/>
                <w:right w:val="none" w:sz="0" w:space="0" w:color="auto"/>
              </w:divBdr>
            </w:div>
            <w:div w:id="1313828543">
              <w:marLeft w:val="0"/>
              <w:marRight w:val="0"/>
              <w:marTop w:val="0"/>
              <w:marBottom w:val="0"/>
              <w:divBdr>
                <w:top w:val="none" w:sz="0" w:space="0" w:color="auto"/>
                <w:left w:val="none" w:sz="0" w:space="0" w:color="auto"/>
                <w:bottom w:val="none" w:sz="0" w:space="0" w:color="auto"/>
                <w:right w:val="none" w:sz="0" w:space="0" w:color="auto"/>
              </w:divBdr>
            </w:div>
            <w:div w:id="10325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7827">
      <w:bodyDiv w:val="1"/>
      <w:marLeft w:val="0"/>
      <w:marRight w:val="0"/>
      <w:marTop w:val="0"/>
      <w:marBottom w:val="0"/>
      <w:divBdr>
        <w:top w:val="none" w:sz="0" w:space="0" w:color="auto"/>
        <w:left w:val="none" w:sz="0" w:space="0" w:color="auto"/>
        <w:bottom w:val="none" w:sz="0" w:space="0" w:color="auto"/>
        <w:right w:val="none" w:sz="0" w:space="0" w:color="auto"/>
      </w:divBdr>
    </w:div>
    <w:div w:id="1571378890">
      <w:bodyDiv w:val="1"/>
      <w:marLeft w:val="0"/>
      <w:marRight w:val="0"/>
      <w:marTop w:val="0"/>
      <w:marBottom w:val="0"/>
      <w:divBdr>
        <w:top w:val="none" w:sz="0" w:space="0" w:color="auto"/>
        <w:left w:val="none" w:sz="0" w:space="0" w:color="auto"/>
        <w:bottom w:val="none" w:sz="0" w:space="0" w:color="auto"/>
        <w:right w:val="none" w:sz="0" w:space="0" w:color="auto"/>
      </w:divBdr>
    </w:div>
    <w:div w:id="1575509086">
      <w:bodyDiv w:val="1"/>
      <w:marLeft w:val="0"/>
      <w:marRight w:val="0"/>
      <w:marTop w:val="0"/>
      <w:marBottom w:val="0"/>
      <w:divBdr>
        <w:top w:val="none" w:sz="0" w:space="0" w:color="auto"/>
        <w:left w:val="none" w:sz="0" w:space="0" w:color="auto"/>
        <w:bottom w:val="none" w:sz="0" w:space="0" w:color="auto"/>
        <w:right w:val="none" w:sz="0" w:space="0" w:color="auto"/>
      </w:divBdr>
    </w:div>
    <w:div w:id="1585333072">
      <w:bodyDiv w:val="1"/>
      <w:marLeft w:val="0"/>
      <w:marRight w:val="0"/>
      <w:marTop w:val="0"/>
      <w:marBottom w:val="0"/>
      <w:divBdr>
        <w:top w:val="none" w:sz="0" w:space="0" w:color="auto"/>
        <w:left w:val="none" w:sz="0" w:space="0" w:color="auto"/>
        <w:bottom w:val="none" w:sz="0" w:space="0" w:color="auto"/>
        <w:right w:val="none" w:sz="0" w:space="0" w:color="auto"/>
      </w:divBdr>
      <w:divsChild>
        <w:div w:id="442041443">
          <w:marLeft w:val="0"/>
          <w:marRight w:val="0"/>
          <w:marTop w:val="0"/>
          <w:marBottom w:val="0"/>
          <w:divBdr>
            <w:top w:val="none" w:sz="0" w:space="0" w:color="auto"/>
            <w:left w:val="none" w:sz="0" w:space="0" w:color="auto"/>
            <w:bottom w:val="none" w:sz="0" w:space="0" w:color="auto"/>
            <w:right w:val="none" w:sz="0" w:space="0" w:color="auto"/>
          </w:divBdr>
          <w:divsChild>
            <w:div w:id="1357272396">
              <w:marLeft w:val="0"/>
              <w:marRight w:val="0"/>
              <w:marTop w:val="0"/>
              <w:marBottom w:val="0"/>
              <w:divBdr>
                <w:top w:val="none" w:sz="0" w:space="0" w:color="auto"/>
                <w:left w:val="none" w:sz="0" w:space="0" w:color="auto"/>
                <w:bottom w:val="none" w:sz="0" w:space="0" w:color="auto"/>
                <w:right w:val="none" w:sz="0" w:space="0" w:color="auto"/>
              </w:divBdr>
            </w:div>
            <w:div w:id="1548108731">
              <w:marLeft w:val="0"/>
              <w:marRight w:val="0"/>
              <w:marTop w:val="0"/>
              <w:marBottom w:val="0"/>
              <w:divBdr>
                <w:top w:val="none" w:sz="0" w:space="0" w:color="auto"/>
                <w:left w:val="none" w:sz="0" w:space="0" w:color="auto"/>
                <w:bottom w:val="none" w:sz="0" w:space="0" w:color="auto"/>
                <w:right w:val="none" w:sz="0" w:space="0" w:color="auto"/>
              </w:divBdr>
            </w:div>
            <w:div w:id="158424555">
              <w:marLeft w:val="0"/>
              <w:marRight w:val="0"/>
              <w:marTop w:val="0"/>
              <w:marBottom w:val="0"/>
              <w:divBdr>
                <w:top w:val="none" w:sz="0" w:space="0" w:color="auto"/>
                <w:left w:val="none" w:sz="0" w:space="0" w:color="auto"/>
                <w:bottom w:val="none" w:sz="0" w:space="0" w:color="auto"/>
                <w:right w:val="none" w:sz="0" w:space="0" w:color="auto"/>
              </w:divBdr>
            </w:div>
            <w:div w:id="764571840">
              <w:marLeft w:val="0"/>
              <w:marRight w:val="0"/>
              <w:marTop w:val="0"/>
              <w:marBottom w:val="0"/>
              <w:divBdr>
                <w:top w:val="none" w:sz="0" w:space="0" w:color="auto"/>
                <w:left w:val="none" w:sz="0" w:space="0" w:color="auto"/>
                <w:bottom w:val="none" w:sz="0" w:space="0" w:color="auto"/>
                <w:right w:val="none" w:sz="0" w:space="0" w:color="auto"/>
              </w:divBdr>
            </w:div>
            <w:div w:id="374625442">
              <w:marLeft w:val="0"/>
              <w:marRight w:val="0"/>
              <w:marTop w:val="0"/>
              <w:marBottom w:val="0"/>
              <w:divBdr>
                <w:top w:val="none" w:sz="0" w:space="0" w:color="auto"/>
                <w:left w:val="none" w:sz="0" w:space="0" w:color="auto"/>
                <w:bottom w:val="none" w:sz="0" w:space="0" w:color="auto"/>
                <w:right w:val="none" w:sz="0" w:space="0" w:color="auto"/>
              </w:divBdr>
            </w:div>
            <w:div w:id="181390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028661">
      <w:bodyDiv w:val="1"/>
      <w:marLeft w:val="0"/>
      <w:marRight w:val="0"/>
      <w:marTop w:val="0"/>
      <w:marBottom w:val="0"/>
      <w:divBdr>
        <w:top w:val="none" w:sz="0" w:space="0" w:color="auto"/>
        <w:left w:val="none" w:sz="0" w:space="0" w:color="auto"/>
        <w:bottom w:val="none" w:sz="0" w:space="0" w:color="auto"/>
        <w:right w:val="none" w:sz="0" w:space="0" w:color="auto"/>
      </w:divBdr>
    </w:div>
    <w:div w:id="1622805888">
      <w:bodyDiv w:val="1"/>
      <w:marLeft w:val="0"/>
      <w:marRight w:val="0"/>
      <w:marTop w:val="0"/>
      <w:marBottom w:val="0"/>
      <w:divBdr>
        <w:top w:val="none" w:sz="0" w:space="0" w:color="auto"/>
        <w:left w:val="none" w:sz="0" w:space="0" w:color="auto"/>
        <w:bottom w:val="none" w:sz="0" w:space="0" w:color="auto"/>
        <w:right w:val="none" w:sz="0" w:space="0" w:color="auto"/>
      </w:divBdr>
    </w:div>
    <w:div w:id="1635476801">
      <w:bodyDiv w:val="1"/>
      <w:marLeft w:val="0"/>
      <w:marRight w:val="0"/>
      <w:marTop w:val="0"/>
      <w:marBottom w:val="0"/>
      <w:divBdr>
        <w:top w:val="none" w:sz="0" w:space="0" w:color="auto"/>
        <w:left w:val="none" w:sz="0" w:space="0" w:color="auto"/>
        <w:bottom w:val="none" w:sz="0" w:space="0" w:color="auto"/>
        <w:right w:val="none" w:sz="0" w:space="0" w:color="auto"/>
      </w:divBdr>
    </w:div>
    <w:div w:id="1641224117">
      <w:bodyDiv w:val="1"/>
      <w:marLeft w:val="0"/>
      <w:marRight w:val="0"/>
      <w:marTop w:val="0"/>
      <w:marBottom w:val="0"/>
      <w:divBdr>
        <w:top w:val="none" w:sz="0" w:space="0" w:color="auto"/>
        <w:left w:val="none" w:sz="0" w:space="0" w:color="auto"/>
        <w:bottom w:val="none" w:sz="0" w:space="0" w:color="auto"/>
        <w:right w:val="none" w:sz="0" w:space="0" w:color="auto"/>
      </w:divBdr>
    </w:div>
    <w:div w:id="1676878826">
      <w:bodyDiv w:val="1"/>
      <w:marLeft w:val="0"/>
      <w:marRight w:val="0"/>
      <w:marTop w:val="0"/>
      <w:marBottom w:val="0"/>
      <w:divBdr>
        <w:top w:val="none" w:sz="0" w:space="0" w:color="auto"/>
        <w:left w:val="none" w:sz="0" w:space="0" w:color="auto"/>
        <w:bottom w:val="none" w:sz="0" w:space="0" w:color="auto"/>
        <w:right w:val="none" w:sz="0" w:space="0" w:color="auto"/>
      </w:divBdr>
    </w:div>
    <w:div w:id="1681079461">
      <w:bodyDiv w:val="1"/>
      <w:marLeft w:val="0"/>
      <w:marRight w:val="0"/>
      <w:marTop w:val="0"/>
      <w:marBottom w:val="0"/>
      <w:divBdr>
        <w:top w:val="none" w:sz="0" w:space="0" w:color="auto"/>
        <w:left w:val="none" w:sz="0" w:space="0" w:color="auto"/>
        <w:bottom w:val="none" w:sz="0" w:space="0" w:color="auto"/>
        <w:right w:val="none" w:sz="0" w:space="0" w:color="auto"/>
      </w:divBdr>
    </w:div>
    <w:div w:id="1728531012">
      <w:bodyDiv w:val="1"/>
      <w:marLeft w:val="0"/>
      <w:marRight w:val="0"/>
      <w:marTop w:val="0"/>
      <w:marBottom w:val="0"/>
      <w:divBdr>
        <w:top w:val="none" w:sz="0" w:space="0" w:color="auto"/>
        <w:left w:val="none" w:sz="0" w:space="0" w:color="auto"/>
        <w:bottom w:val="none" w:sz="0" w:space="0" w:color="auto"/>
        <w:right w:val="none" w:sz="0" w:space="0" w:color="auto"/>
      </w:divBdr>
    </w:div>
    <w:div w:id="1746686416">
      <w:bodyDiv w:val="1"/>
      <w:marLeft w:val="0"/>
      <w:marRight w:val="0"/>
      <w:marTop w:val="0"/>
      <w:marBottom w:val="0"/>
      <w:divBdr>
        <w:top w:val="none" w:sz="0" w:space="0" w:color="auto"/>
        <w:left w:val="none" w:sz="0" w:space="0" w:color="auto"/>
        <w:bottom w:val="none" w:sz="0" w:space="0" w:color="auto"/>
        <w:right w:val="none" w:sz="0" w:space="0" w:color="auto"/>
      </w:divBdr>
    </w:div>
    <w:div w:id="1751928527">
      <w:bodyDiv w:val="1"/>
      <w:marLeft w:val="0"/>
      <w:marRight w:val="0"/>
      <w:marTop w:val="0"/>
      <w:marBottom w:val="0"/>
      <w:divBdr>
        <w:top w:val="none" w:sz="0" w:space="0" w:color="auto"/>
        <w:left w:val="none" w:sz="0" w:space="0" w:color="auto"/>
        <w:bottom w:val="none" w:sz="0" w:space="0" w:color="auto"/>
        <w:right w:val="none" w:sz="0" w:space="0" w:color="auto"/>
      </w:divBdr>
    </w:div>
    <w:div w:id="1796754449">
      <w:bodyDiv w:val="1"/>
      <w:marLeft w:val="0"/>
      <w:marRight w:val="0"/>
      <w:marTop w:val="0"/>
      <w:marBottom w:val="0"/>
      <w:divBdr>
        <w:top w:val="none" w:sz="0" w:space="0" w:color="auto"/>
        <w:left w:val="none" w:sz="0" w:space="0" w:color="auto"/>
        <w:bottom w:val="none" w:sz="0" w:space="0" w:color="auto"/>
        <w:right w:val="none" w:sz="0" w:space="0" w:color="auto"/>
      </w:divBdr>
    </w:div>
    <w:div w:id="1842498904">
      <w:bodyDiv w:val="1"/>
      <w:marLeft w:val="0"/>
      <w:marRight w:val="0"/>
      <w:marTop w:val="0"/>
      <w:marBottom w:val="0"/>
      <w:divBdr>
        <w:top w:val="none" w:sz="0" w:space="0" w:color="auto"/>
        <w:left w:val="none" w:sz="0" w:space="0" w:color="auto"/>
        <w:bottom w:val="none" w:sz="0" w:space="0" w:color="auto"/>
        <w:right w:val="none" w:sz="0" w:space="0" w:color="auto"/>
      </w:divBdr>
    </w:div>
    <w:div w:id="1859271707">
      <w:bodyDiv w:val="1"/>
      <w:marLeft w:val="0"/>
      <w:marRight w:val="0"/>
      <w:marTop w:val="0"/>
      <w:marBottom w:val="0"/>
      <w:divBdr>
        <w:top w:val="none" w:sz="0" w:space="0" w:color="auto"/>
        <w:left w:val="none" w:sz="0" w:space="0" w:color="auto"/>
        <w:bottom w:val="none" w:sz="0" w:space="0" w:color="auto"/>
        <w:right w:val="none" w:sz="0" w:space="0" w:color="auto"/>
      </w:divBdr>
    </w:div>
    <w:div w:id="1862552030">
      <w:bodyDiv w:val="1"/>
      <w:marLeft w:val="0"/>
      <w:marRight w:val="0"/>
      <w:marTop w:val="0"/>
      <w:marBottom w:val="0"/>
      <w:divBdr>
        <w:top w:val="none" w:sz="0" w:space="0" w:color="auto"/>
        <w:left w:val="none" w:sz="0" w:space="0" w:color="auto"/>
        <w:bottom w:val="none" w:sz="0" w:space="0" w:color="auto"/>
        <w:right w:val="none" w:sz="0" w:space="0" w:color="auto"/>
      </w:divBdr>
    </w:div>
    <w:div w:id="1882286574">
      <w:bodyDiv w:val="1"/>
      <w:marLeft w:val="0"/>
      <w:marRight w:val="0"/>
      <w:marTop w:val="0"/>
      <w:marBottom w:val="0"/>
      <w:divBdr>
        <w:top w:val="none" w:sz="0" w:space="0" w:color="auto"/>
        <w:left w:val="none" w:sz="0" w:space="0" w:color="auto"/>
        <w:bottom w:val="none" w:sz="0" w:space="0" w:color="auto"/>
        <w:right w:val="none" w:sz="0" w:space="0" w:color="auto"/>
      </w:divBdr>
    </w:div>
    <w:div w:id="1889369313">
      <w:bodyDiv w:val="1"/>
      <w:marLeft w:val="0"/>
      <w:marRight w:val="0"/>
      <w:marTop w:val="0"/>
      <w:marBottom w:val="0"/>
      <w:divBdr>
        <w:top w:val="none" w:sz="0" w:space="0" w:color="auto"/>
        <w:left w:val="none" w:sz="0" w:space="0" w:color="auto"/>
        <w:bottom w:val="none" w:sz="0" w:space="0" w:color="auto"/>
        <w:right w:val="none" w:sz="0" w:space="0" w:color="auto"/>
      </w:divBdr>
      <w:divsChild>
        <w:div w:id="45688484">
          <w:marLeft w:val="0"/>
          <w:marRight w:val="0"/>
          <w:marTop w:val="0"/>
          <w:marBottom w:val="0"/>
          <w:divBdr>
            <w:top w:val="none" w:sz="0" w:space="0" w:color="auto"/>
            <w:left w:val="none" w:sz="0" w:space="0" w:color="auto"/>
            <w:bottom w:val="none" w:sz="0" w:space="0" w:color="auto"/>
            <w:right w:val="none" w:sz="0" w:space="0" w:color="auto"/>
          </w:divBdr>
          <w:divsChild>
            <w:div w:id="1077360772">
              <w:marLeft w:val="0"/>
              <w:marRight w:val="0"/>
              <w:marTop w:val="0"/>
              <w:marBottom w:val="0"/>
              <w:divBdr>
                <w:top w:val="none" w:sz="0" w:space="0" w:color="auto"/>
                <w:left w:val="none" w:sz="0" w:space="0" w:color="auto"/>
                <w:bottom w:val="none" w:sz="0" w:space="0" w:color="auto"/>
                <w:right w:val="none" w:sz="0" w:space="0" w:color="auto"/>
              </w:divBdr>
            </w:div>
            <w:div w:id="915630167">
              <w:marLeft w:val="0"/>
              <w:marRight w:val="0"/>
              <w:marTop w:val="0"/>
              <w:marBottom w:val="0"/>
              <w:divBdr>
                <w:top w:val="none" w:sz="0" w:space="0" w:color="auto"/>
                <w:left w:val="none" w:sz="0" w:space="0" w:color="auto"/>
                <w:bottom w:val="none" w:sz="0" w:space="0" w:color="auto"/>
                <w:right w:val="none" w:sz="0" w:space="0" w:color="auto"/>
              </w:divBdr>
            </w:div>
            <w:div w:id="2126651401">
              <w:marLeft w:val="0"/>
              <w:marRight w:val="0"/>
              <w:marTop w:val="0"/>
              <w:marBottom w:val="0"/>
              <w:divBdr>
                <w:top w:val="none" w:sz="0" w:space="0" w:color="auto"/>
                <w:left w:val="none" w:sz="0" w:space="0" w:color="auto"/>
                <w:bottom w:val="none" w:sz="0" w:space="0" w:color="auto"/>
                <w:right w:val="none" w:sz="0" w:space="0" w:color="auto"/>
              </w:divBdr>
            </w:div>
            <w:div w:id="1862454">
              <w:marLeft w:val="0"/>
              <w:marRight w:val="0"/>
              <w:marTop w:val="0"/>
              <w:marBottom w:val="0"/>
              <w:divBdr>
                <w:top w:val="none" w:sz="0" w:space="0" w:color="auto"/>
                <w:left w:val="none" w:sz="0" w:space="0" w:color="auto"/>
                <w:bottom w:val="none" w:sz="0" w:space="0" w:color="auto"/>
                <w:right w:val="none" w:sz="0" w:space="0" w:color="auto"/>
              </w:divBdr>
            </w:div>
            <w:div w:id="498084255">
              <w:marLeft w:val="0"/>
              <w:marRight w:val="0"/>
              <w:marTop w:val="0"/>
              <w:marBottom w:val="0"/>
              <w:divBdr>
                <w:top w:val="none" w:sz="0" w:space="0" w:color="auto"/>
                <w:left w:val="none" w:sz="0" w:space="0" w:color="auto"/>
                <w:bottom w:val="none" w:sz="0" w:space="0" w:color="auto"/>
                <w:right w:val="none" w:sz="0" w:space="0" w:color="auto"/>
              </w:divBdr>
            </w:div>
            <w:div w:id="1141386122">
              <w:marLeft w:val="0"/>
              <w:marRight w:val="0"/>
              <w:marTop w:val="0"/>
              <w:marBottom w:val="0"/>
              <w:divBdr>
                <w:top w:val="none" w:sz="0" w:space="0" w:color="auto"/>
                <w:left w:val="none" w:sz="0" w:space="0" w:color="auto"/>
                <w:bottom w:val="none" w:sz="0" w:space="0" w:color="auto"/>
                <w:right w:val="none" w:sz="0" w:space="0" w:color="auto"/>
              </w:divBdr>
            </w:div>
            <w:div w:id="1354112807">
              <w:marLeft w:val="0"/>
              <w:marRight w:val="0"/>
              <w:marTop w:val="0"/>
              <w:marBottom w:val="0"/>
              <w:divBdr>
                <w:top w:val="none" w:sz="0" w:space="0" w:color="auto"/>
                <w:left w:val="none" w:sz="0" w:space="0" w:color="auto"/>
                <w:bottom w:val="none" w:sz="0" w:space="0" w:color="auto"/>
                <w:right w:val="none" w:sz="0" w:space="0" w:color="auto"/>
              </w:divBdr>
            </w:div>
            <w:div w:id="539513855">
              <w:marLeft w:val="0"/>
              <w:marRight w:val="0"/>
              <w:marTop w:val="0"/>
              <w:marBottom w:val="0"/>
              <w:divBdr>
                <w:top w:val="none" w:sz="0" w:space="0" w:color="auto"/>
                <w:left w:val="none" w:sz="0" w:space="0" w:color="auto"/>
                <w:bottom w:val="none" w:sz="0" w:space="0" w:color="auto"/>
                <w:right w:val="none" w:sz="0" w:space="0" w:color="auto"/>
              </w:divBdr>
            </w:div>
            <w:div w:id="2006088078">
              <w:marLeft w:val="0"/>
              <w:marRight w:val="0"/>
              <w:marTop w:val="0"/>
              <w:marBottom w:val="0"/>
              <w:divBdr>
                <w:top w:val="none" w:sz="0" w:space="0" w:color="auto"/>
                <w:left w:val="none" w:sz="0" w:space="0" w:color="auto"/>
                <w:bottom w:val="none" w:sz="0" w:space="0" w:color="auto"/>
                <w:right w:val="none" w:sz="0" w:space="0" w:color="auto"/>
              </w:divBdr>
            </w:div>
            <w:div w:id="1555315930">
              <w:marLeft w:val="0"/>
              <w:marRight w:val="0"/>
              <w:marTop w:val="0"/>
              <w:marBottom w:val="0"/>
              <w:divBdr>
                <w:top w:val="none" w:sz="0" w:space="0" w:color="auto"/>
                <w:left w:val="none" w:sz="0" w:space="0" w:color="auto"/>
                <w:bottom w:val="none" w:sz="0" w:space="0" w:color="auto"/>
                <w:right w:val="none" w:sz="0" w:space="0" w:color="auto"/>
              </w:divBdr>
            </w:div>
            <w:div w:id="164129528">
              <w:marLeft w:val="0"/>
              <w:marRight w:val="0"/>
              <w:marTop w:val="0"/>
              <w:marBottom w:val="0"/>
              <w:divBdr>
                <w:top w:val="none" w:sz="0" w:space="0" w:color="auto"/>
                <w:left w:val="none" w:sz="0" w:space="0" w:color="auto"/>
                <w:bottom w:val="none" w:sz="0" w:space="0" w:color="auto"/>
                <w:right w:val="none" w:sz="0" w:space="0" w:color="auto"/>
              </w:divBdr>
            </w:div>
            <w:div w:id="1610623415">
              <w:marLeft w:val="0"/>
              <w:marRight w:val="0"/>
              <w:marTop w:val="0"/>
              <w:marBottom w:val="0"/>
              <w:divBdr>
                <w:top w:val="none" w:sz="0" w:space="0" w:color="auto"/>
                <w:left w:val="none" w:sz="0" w:space="0" w:color="auto"/>
                <w:bottom w:val="none" w:sz="0" w:space="0" w:color="auto"/>
                <w:right w:val="none" w:sz="0" w:space="0" w:color="auto"/>
              </w:divBdr>
            </w:div>
            <w:div w:id="1421951615">
              <w:marLeft w:val="0"/>
              <w:marRight w:val="0"/>
              <w:marTop w:val="0"/>
              <w:marBottom w:val="0"/>
              <w:divBdr>
                <w:top w:val="none" w:sz="0" w:space="0" w:color="auto"/>
                <w:left w:val="none" w:sz="0" w:space="0" w:color="auto"/>
                <w:bottom w:val="none" w:sz="0" w:space="0" w:color="auto"/>
                <w:right w:val="none" w:sz="0" w:space="0" w:color="auto"/>
              </w:divBdr>
            </w:div>
            <w:div w:id="735469110">
              <w:marLeft w:val="0"/>
              <w:marRight w:val="0"/>
              <w:marTop w:val="0"/>
              <w:marBottom w:val="0"/>
              <w:divBdr>
                <w:top w:val="none" w:sz="0" w:space="0" w:color="auto"/>
                <w:left w:val="none" w:sz="0" w:space="0" w:color="auto"/>
                <w:bottom w:val="none" w:sz="0" w:space="0" w:color="auto"/>
                <w:right w:val="none" w:sz="0" w:space="0" w:color="auto"/>
              </w:divBdr>
            </w:div>
            <w:div w:id="1601331975">
              <w:marLeft w:val="0"/>
              <w:marRight w:val="0"/>
              <w:marTop w:val="0"/>
              <w:marBottom w:val="0"/>
              <w:divBdr>
                <w:top w:val="none" w:sz="0" w:space="0" w:color="auto"/>
                <w:left w:val="none" w:sz="0" w:space="0" w:color="auto"/>
                <w:bottom w:val="none" w:sz="0" w:space="0" w:color="auto"/>
                <w:right w:val="none" w:sz="0" w:space="0" w:color="auto"/>
              </w:divBdr>
            </w:div>
            <w:div w:id="832526856">
              <w:marLeft w:val="0"/>
              <w:marRight w:val="0"/>
              <w:marTop w:val="0"/>
              <w:marBottom w:val="0"/>
              <w:divBdr>
                <w:top w:val="none" w:sz="0" w:space="0" w:color="auto"/>
                <w:left w:val="none" w:sz="0" w:space="0" w:color="auto"/>
                <w:bottom w:val="none" w:sz="0" w:space="0" w:color="auto"/>
                <w:right w:val="none" w:sz="0" w:space="0" w:color="auto"/>
              </w:divBdr>
            </w:div>
            <w:div w:id="195655792">
              <w:marLeft w:val="0"/>
              <w:marRight w:val="0"/>
              <w:marTop w:val="0"/>
              <w:marBottom w:val="0"/>
              <w:divBdr>
                <w:top w:val="none" w:sz="0" w:space="0" w:color="auto"/>
                <w:left w:val="none" w:sz="0" w:space="0" w:color="auto"/>
                <w:bottom w:val="none" w:sz="0" w:space="0" w:color="auto"/>
                <w:right w:val="none" w:sz="0" w:space="0" w:color="auto"/>
              </w:divBdr>
            </w:div>
            <w:div w:id="32314485">
              <w:marLeft w:val="0"/>
              <w:marRight w:val="0"/>
              <w:marTop w:val="0"/>
              <w:marBottom w:val="0"/>
              <w:divBdr>
                <w:top w:val="none" w:sz="0" w:space="0" w:color="auto"/>
                <w:left w:val="none" w:sz="0" w:space="0" w:color="auto"/>
                <w:bottom w:val="none" w:sz="0" w:space="0" w:color="auto"/>
                <w:right w:val="none" w:sz="0" w:space="0" w:color="auto"/>
              </w:divBdr>
            </w:div>
            <w:div w:id="1362584260">
              <w:marLeft w:val="0"/>
              <w:marRight w:val="0"/>
              <w:marTop w:val="0"/>
              <w:marBottom w:val="0"/>
              <w:divBdr>
                <w:top w:val="none" w:sz="0" w:space="0" w:color="auto"/>
                <w:left w:val="none" w:sz="0" w:space="0" w:color="auto"/>
                <w:bottom w:val="none" w:sz="0" w:space="0" w:color="auto"/>
                <w:right w:val="none" w:sz="0" w:space="0" w:color="auto"/>
              </w:divBdr>
            </w:div>
            <w:div w:id="341202912">
              <w:marLeft w:val="0"/>
              <w:marRight w:val="0"/>
              <w:marTop w:val="0"/>
              <w:marBottom w:val="0"/>
              <w:divBdr>
                <w:top w:val="none" w:sz="0" w:space="0" w:color="auto"/>
                <w:left w:val="none" w:sz="0" w:space="0" w:color="auto"/>
                <w:bottom w:val="none" w:sz="0" w:space="0" w:color="auto"/>
                <w:right w:val="none" w:sz="0" w:space="0" w:color="auto"/>
              </w:divBdr>
            </w:div>
            <w:div w:id="1131360975">
              <w:marLeft w:val="0"/>
              <w:marRight w:val="0"/>
              <w:marTop w:val="0"/>
              <w:marBottom w:val="0"/>
              <w:divBdr>
                <w:top w:val="none" w:sz="0" w:space="0" w:color="auto"/>
                <w:left w:val="none" w:sz="0" w:space="0" w:color="auto"/>
                <w:bottom w:val="none" w:sz="0" w:space="0" w:color="auto"/>
                <w:right w:val="none" w:sz="0" w:space="0" w:color="auto"/>
              </w:divBdr>
            </w:div>
            <w:div w:id="898712661">
              <w:marLeft w:val="0"/>
              <w:marRight w:val="0"/>
              <w:marTop w:val="0"/>
              <w:marBottom w:val="0"/>
              <w:divBdr>
                <w:top w:val="none" w:sz="0" w:space="0" w:color="auto"/>
                <w:left w:val="none" w:sz="0" w:space="0" w:color="auto"/>
                <w:bottom w:val="none" w:sz="0" w:space="0" w:color="auto"/>
                <w:right w:val="none" w:sz="0" w:space="0" w:color="auto"/>
              </w:divBdr>
            </w:div>
            <w:div w:id="11078451">
              <w:marLeft w:val="0"/>
              <w:marRight w:val="0"/>
              <w:marTop w:val="0"/>
              <w:marBottom w:val="0"/>
              <w:divBdr>
                <w:top w:val="none" w:sz="0" w:space="0" w:color="auto"/>
                <w:left w:val="none" w:sz="0" w:space="0" w:color="auto"/>
                <w:bottom w:val="none" w:sz="0" w:space="0" w:color="auto"/>
                <w:right w:val="none" w:sz="0" w:space="0" w:color="auto"/>
              </w:divBdr>
            </w:div>
            <w:div w:id="770393531">
              <w:marLeft w:val="0"/>
              <w:marRight w:val="0"/>
              <w:marTop w:val="0"/>
              <w:marBottom w:val="0"/>
              <w:divBdr>
                <w:top w:val="none" w:sz="0" w:space="0" w:color="auto"/>
                <w:left w:val="none" w:sz="0" w:space="0" w:color="auto"/>
                <w:bottom w:val="none" w:sz="0" w:space="0" w:color="auto"/>
                <w:right w:val="none" w:sz="0" w:space="0" w:color="auto"/>
              </w:divBdr>
            </w:div>
            <w:div w:id="1060055758">
              <w:marLeft w:val="0"/>
              <w:marRight w:val="0"/>
              <w:marTop w:val="0"/>
              <w:marBottom w:val="0"/>
              <w:divBdr>
                <w:top w:val="none" w:sz="0" w:space="0" w:color="auto"/>
                <w:left w:val="none" w:sz="0" w:space="0" w:color="auto"/>
                <w:bottom w:val="none" w:sz="0" w:space="0" w:color="auto"/>
                <w:right w:val="none" w:sz="0" w:space="0" w:color="auto"/>
              </w:divBdr>
            </w:div>
            <w:div w:id="1179807514">
              <w:marLeft w:val="0"/>
              <w:marRight w:val="0"/>
              <w:marTop w:val="0"/>
              <w:marBottom w:val="0"/>
              <w:divBdr>
                <w:top w:val="none" w:sz="0" w:space="0" w:color="auto"/>
                <w:left w:val="none" w:sz="0" w:space="0" w:color="auto"/>
                <w:bottom w:val="none" w:sz="0" w:space="0" w:color="auto"/>
                <w:right w:val="none" w:sz="0" w:space="0" w:color="auto"/>
              </w:divBdr>
            </w:div>
            <w:div w:id="1695420459">
              <w:marLeft w:val="0"/>
              <w:marRight w:val="0"/>
              <w:marTop w:val="0"/>
              <w:marBottom w:val="0"/>
              <w:divBdr>
                <w:top w:val="none" w:sz="0" w:space="0" w:color="auto"/>
                <w:left w:val="none" w:sz="0" w:space="0" w:color="auto"/>
                <w:bottom w:val="none" w:sz="0" w:space="0" w:color="auto"/>
                <w:right w:val="none" w:sz="0" w:space="0" w:color="auto"/>
              </w:divBdr>
            </w:div>
            <w:div w:id="1122455071">
              <w:marLeft w:val="0"/>
              <w:marRight w:val="0"/>
              <w:marTop w:val="0"/>
              <w:marBottom w:val="0"/>
              <w:divBdr>
                <w:top w:val="none" w:sz="0" w:space="0" w:color="auto"/>
                <w:left w:val="none" w:sz="0" w:space="0" w:color="auto"/>
                <w:bottom w:val="none" w:sz="0" w:space="0" w:color="auto"/>
                <w:right w:val="none" w:sz="0" w:space="0" w:color="auto"/>
              </w:divBdr>
            </w:div>
            <w:div w:id="314724267">
              <w:marLeft w:val="0"/>
              <w:marRight w:val="0"/>
              <w:marTop w:val="0"/>
              <w:marBottom w:val="0"/>
              <w:divBdr>
                <w:top w:val="none" w:sz="0" w:space="0" w:color="auto"/>
                <w:left w:val="none" w:sz="0" w:space="0" w:color="auto"/>
                <w:bottom w:val="none" w:sz="0" w:space="0" w:color="auto"/>
                <w:right w:val="none" w:sz="0" w:space="0" w:color="auto"/>
              </w:divBdr>
            </w:div>
            <w:div w:id="1885294340">
              <w:marLeft w:val="0"/>
              <w:marRight w:val="0"/>
              <w:marTop w:val="0"/>
              <w:marBottom w:val="0"/>
              <w:divBdr>
                <w:top w:val="none" w:sz="0" w:space="0" w:color="auto"/>
                <w:left w:val="none" w:sz="0" w:space="0" w:color="auto"/>
                <w:bottom w:val="none" w:sz="0" w:space="0" w:color="auto"/>
                <w:right w:val="none" w:sz="0" w:space="0" w:color="auto"/>
              </w:divBdr>
            </w:div>
            <w:div w:id="1921669125">
              <w:marLeft w:val="0"/>
              <w:marRight w:val="0"/>
              <w:marTop w:val="0"/>
              <w:marBottom w:val="0"/>
              <w:divBdr>
                <w:top w:val="none" w:sz="0" w:space="0" w:color="auto"/>
                <w:left w:val="none" w:sz="0" w:space="0" w:color="auto"/>
                <w:bottom w:val="none" w:sz="0" w:space="0" w:color="auto"/>
                <w:right w:val="none" w:sz="0" w:space="0" w:color="auto"/>
              </w:divBdr>
            </w:div>
            <w:div w:id="1563247736">
              <w:marLeft w:val="0"/>
              <w:marRight w:val="0"/>
              <w:marTop w:val="0"/>
              <w:marBottom w:val="0"/>
              <w:divBdr>
                <w:top w:val="none" w:sz="0" w:space="0" w:color="auto"/>
                <w:left w:val="none" w:sz="0" w:space="0" w:color="auto"/>
                <w:bottom w:val="none" w:sz="0" w:space="0" w:color="auto"/>
                <w:right w:val="none" w:sz="0" w:space="0" w:color="auto"/>
              </w:divBdr>
            </w:div>
            <w:div w:id="1367096255">
              <w:marLeft w:val="0"/>
              <w:marRight w:val="0"/>
              <w:marTop w:val="0"/>
              <w:marBottom w:val="0"/>
              <w:divBdr>
                <w:top w:val="none" w:sz="0" w:space="0" w:color="auto"/>
                <w:left w:val="none" w:sz="0" w:space="0" w:color="auto"/>
                <w:bottom w:val="none" w:sz="0" w:space="0" w:color="auto"/>
                <w:right w:val="none" w:sz="0" w:space="0" w:color="auto"/>
              </w:divBdr>
            </w:div>
            <w:div w:id="544685965">
              <w:marLeft w:val="0"/>
              <w:marRight w:val="0"/>
              <w:marTop w:val="0"/>
              <w:marBottom w:val="0"/>
              <w:divBdr>
                <w:top w:val="none" w:sz="0" w:space="0" w:color="auto"/>
                <w:left w:val="none" w:sz="0" w:space="0" w:color="auto"/>
                <w:bottom w:val="none" w:sz="0" w:space="0" w:color="auto"/>
                <w:right w:val="none" w:sz="0" w:space="0" w:color="auto"/>
              </w:divBdr>
            </w:div>
            <w:div w:id="265650097">
              <w:marLeft w:val="0"/>
              <w:marRight w:val="0"/>
              <w:marTop w:val="0"/>
              <w:marBottom w:val="0"/>
              <w:divBdr>
                <w:top w:val="none" w:sz="0" w:space="0" w:color="auto"/>
                <w:left w:val="none" w:sz="0" w:space="0" w:color="auto"/>
                <w:bottom w:val="none" w:sz="0" w:space="0" w:color="auto"/>
                <w:right w:val="none" w:sz="0" w:space="0" w:color="auto"/>
              </w:divBdr>
            </w:div>
            <w:div w:id="1430272003">
              <w:marLeft w:val="0"/>
              <w:marRight w:val="0"/>
              <w:marTop w:val="0"/>
              <w:marBottom w:val="0"/>
              <w:divBdr>
                <w:top w:val="none" w:sz="0" w:space="0" w:color="auto"/>
                <w:left w:val="none" w:sz="0" w:space="0" w:color="auto"/>
                <w:bottom w:val="none" w:sz="0" w:space="0" w:color="auto"/>
                <w:right w:val="none" w:sz="0" w:space="0" w:color="auto"/>
              </w:divBdr>
            </w:div>
            <w:div w:id="1910310614">
              <w:marLeft w:val="0"/>
              <w:marRight w:val="0"/>
              <w:marTop w:val="0"/>
              <w:marBottom w:val="0"/>
              <w:divBdr>
                <w:top w:val="none" w:sz="0" w:space="0" w:color="auto"/>
                <w:left w:val="none" w:sz="0" w:space="0" w:color="auto"/>
                <w:bottom w:val="none" w:sz="0" w:space="0" w:color="auto"/>
                <w:right w:val="none" w:sz="0" w:space="0" w:color="auto"/>
              </w:divBdr>
            </w:div>
            <w:div w:id="959530047">
              <w:marLeft w:val="0"/>
              <w:marRight w:val="0"/>
              <w:marTop w:val="0"/>
              <w:marBottom w:val="0"/>
              <w:divBdr>
                <w:top w:val="none" w:sz="0" w:space="0" w:color="auto"/>
                <w:left w:val="none" w:sz="0" w:space="0" w:color="auto"/>
                <w:bottom w:val="none" w:sz="0" w:space="0" w:color="auto"/>
                <w:right w:val="none" w:sz="0" w:space="0" w:color="auto"/>
              </w:divBdr>
            </w:div>
            <w:div w:id="1135172337">
              <w:marLeft w:val="0"/>
              <w:marRight w:val="0"/>
              <w:marTop w:val="0"/>
              <w:marBottom w:val="0"/>
              <w:divBdr>
                <w:top w:val="none" w:sz="0" w:space="0" w:color="auto"/>
                <w:left w:val="none" w:sz="0" w:space="0" w:color="auto"/>
                <w:bottom w:val="none" w:sz="0" w:space="0" w:color="auto"/>
                <w:right w:val="none" w:sz="0" w:space="0" w:color="auto"/>
              </w:divBdr>
            </w:div>
            <w:div w:id="1963607678">
              <w:marLeft w:val="0"/>
              <w:marRight w:val="0"/>
              <w:marTop w:val="0"/>
              <w:marBottom w:val="0"/>
              <w:divBdr>
                <w:top w:val="none" w:sz="0" w:space="0" w:color="auto"/>
                <w:left w:val="none" w:sz="0" w:space="0" w:color="auto"/>
                <w:bottom w:val="none" w:sz="0" w:space="0" w:color="auto"/>
                <w:right w:val="none" w:sz="0" w:space="0" w:color="auto"/>
              </w:divBdr>
            </w:div>
            <w:div w:id="1841964642">
              <w:marLeft w:val="0"/>
              <w:marRight w:val="0"/>
              <w:marTop w:val="0"/>
              <w:marBottom w:val="0"/>
              <w:divBdr>
                <w:top w:val="none" w:sz="0" w:space="0" w:color="auto"/>
                <w:left w:val="none" w:sz="0" w:space="0" w:color="auto"/>
                <w:bottom w:val="none" w:sz="0" w:space="0" w:color="auto"/>
                <w:right w:val="none" w:sz="0" w:space="0" w:color="auto"/>
              </w:divBdr>
            </w:div>
            <w:div w:id="130489737">
              <w:marLeft w:val="0"/>
              <w:marRight w:val="0"/>
              <w:marTop w:val="0"/>
              <w:marBottom w:val="0"/>
              <w:divBdr>
                <w:top w:val="none" w:sz="0" w:space="0" w:color="auto"/>
                <w:left w:val="none" w:sz="0" w:space="0" w:color="auto"/>
                <w:bottom w:val="none" w:sz="0" w:space="0" w:color="auto"/>
                <w:right w:val="none" w:sz="0" w:space="0" w:color="auto"/>
              </w:divBdr>
            </w:div>
            <w:div w:id="567424557">
              <w:marLeft w:val="0"/>
              <w:marRight w:val="0"/>
              <w:marTop w:val="0"/>
              <w:marBottom w:val="0"/>
              <w:divBdr>
                <w:top w:val="none" w:sz="0" w:space="0" w:color="auto"/>
                <w:left w:val="none" w:sz="0" w:space="0" w:color="auto"/>
                <w:bottom w:val="none" w:sz="0" w:space="0" w:color="auto"/>
                <w:right w:val="none" w:sz="0" w:space="0" w:color="auto"/>
              </w:divBdr>
            </w:div>
            <w:div w:id="1815634370">
              <w:marLeft w:val="0"/>
              <w:marRight w:val="0"/>
              <w:marTop w:val="0"/>
              <w:marBottom w:val="0"/>
              <w:divBdr>
                <w:top w:val="none" w:sz="0" w:space="0" w:color="auto"/>
                <w:left w:val="none" w:sz="0" w:space="0" w:color="auto"/>
                <w:bottom w:val="none" w:sz="0" w:space="0" w:color="auto"/>
                <w:right w:val="none" w:sz="0" w:space="0" w:color="auto"/>
              </w:divBdr>
            </w:div>
            <w:div w:id="80873849">
              <w:marLeft w:val="0"/>
              <w:marRight w:val="0"/>
              <w:marTop w:val="0"/>
              <w:marBottom w:val="0"/>
              <w:divBdr>
                <w:top w:val="none" w:sz="0" w:space="0" w:color="auto"/>
                <w:left w:val="none" w:sz="0" w:space="0" w:color="auto"/>
                <w:bottom w:val="none" w:sz="0" w:space="0" w:color="auto"/>
                <w:right w:val="none" w:sz="0" w:space="0" w:color="auto"/>
              </w:divBdr>
            </w:div>
            <w:div w:id="1757942900">
              <w:marLeft w:val="0"/>
              <w:marRight w:val="0"/>
              <w:marTop w:val="0"/>
              <w:marBottom w:val="0"/>
              <w:divBdr>
                <w:top w:val="none" w:sz="0" w:space="0" w:color="auto"/>
                <w:left w:val="none" w:sz="0" w:space="0" w:color="auto"/>
                <w:bottom w:val="none" w:sz="0" w:space="0" w:color="auto"/>
                <w:right w:val="none" w:sz="0" w:space="0" w:color="auto"/>
              </w:divBdr>
            </w:div>
            <w:div w:id="956957272">
              <w:marLeft w:val="0"/>
              <w:marRight w:val="0"/>
              <w:marTop w:val="0"/>
              <w:marBottom w:val="0"/>
              <w:divBdr>
                <w:top w:val="none" w:sz="0" w:space="0" w:color="auto"/>
                <w:left w:val="none" w:sz="0" w:space="0" w:color="auto"/>
                <w:bottom w:val="none" w:sz="0" w:space="0" w:color="auto"/>
                <w:right w:val="none" w:sz="0" w:space="0" w:color="auto"/>
              </w:divBdr>
            </w:div>
            <w:div w:id="1900750388">
              <w:marLeft w:val="0"/>
              <w:marRight w:val="0"/>
              <w:marTop w:val="0"/>
              <w:marBottom w:val="0"/>
              <w:divBdr>
                <w:top w:val="none" w:sz="0" w:space="0" w:color="auto"/>
                <w:left w:val="none" w:sz="0" w:space="0" w:color="auto"/>
                <w:bottom w:val="none" w:sz="0" w:space="0" w:color="auto"/>
                <w:right w:val="none" w:sz="0" w:space="0" w:color="auto"/>
              </w:divBdr>
            </w:div>
            <w:div w:id="690641818">
              <w:marLeft w:val="0"/>
              <w:marRight w:val="0"/>
              <w:marTop w:val="0"/>
              <w:marBottom w:val="0"/>
              <w:divBdr>
                <w:top w:val="none" w:sz="0" w:space="0" w:color="auto"/>
                <w:left w:val="none" w:sz="0" w:space="0" w:color="auto"/>
                <w:bottom w:val="none" w:sz="0" w:space="0" w:color="auto"/>
                <w:right w:val="none" w:sz="0" w:space="0" w:color="auto"/>
              </w:divBdr>
            </w:div>
            <w:div w:id="976303628">
              <w:marLeft w:val="0"/>
              <w:marRight w:val="0"/>
              <w:marTop w:val="0"/>
              <w:marBottom w:val="0"/>
              <w:divBdr>
                <w:top w:val="none" w:sz="0" w:space="0" w:color="auto"/>
                <w:left w:val="none" w:sz="0" w:space="0" w:color="auto"/>
                <w:bottom w:val="none" w:sz="0" w:space="0" w:color="auto"/>
                <w:right w:val="none" w:sz="0" w:space="0" w:color="auto"/>
              </w:divBdr>
            </w:div>
            <w:div w:id="263879325">
              <w:marLeft w:val="0"/>
              <w:marRight w:val="0"/>
              <w:marTop w:val="0"/>
              <w:marBottom w:val="0"/>
              <w:divBdr>
                <w:top w:val="none" w:sz="0" w:space="0" w:color="auto"/>
                <w:left w:val="none" w:sz="0" w:space="0" w:color="auto"/>
                <w:bottom w:val="none" w:sz="0" w:space="0" w:color="auto"/>
                <w:right w:val="none" w:sz="0" w:space="0" w:color="auto"/>
              </w:divBdr>
            </w:div>
            <w:div w:id="2059938263">
              <w:marLeft w:val="0"/>
              <w:marRight w:val="0"/>
              <w:marTop w:val="0"/>
              <w:marBottom w:val="0"/>
              <w:divBdr>
                <w:top w:val="none" w:sz="0" w:space="0" w:color="auto"/>
                <w:left w:val="none" w:sz="0" w:space="0" w:color="auto"/>
                <w:bottom w:val="none" w:sz="0" w:space="0" w:color="auto"/>
                <w:right w:val="none" w:sz="0" w:space="0" w:color="auto"/>
              </w:divBdr>
            </w:div>
            <w:div w:id="582953020">
              <w:marLeft w:val="0"/>
              <w:marRight w:val="0"/>
              <w:marTop w:val="0"/>
              <w:marBottom w:val="0"/>
              <w:divBdr>
                <w:top w:val="none" w:sz="0" w:space="0" w:color="auto"/>
                <w:left w:val="none" w:sz="0" w:space="0" w:color="auto"/>
                <w:bottom w:val="none" w:sz="0" w:space="0" w:color="auto"/>
                <w:right w:val="none" w:sz="0" w:space="0" w:color="auto"/>
              </w:divBdr>
            </w:div>
            <w:div w:id="649213821">
              <w:marLeft w:val="0"/>
              <w:marRight w:val="0"/>
              <w:marTop w:val="0"/>
              <w:marBottom w:val="0"/>
              <w:divBdr>
                <w:top w:val="none" w:sz="0" w:space="0" w:color="auto"/>
                <w:left w:val="none" w:sz="0" w:space="0" w:color="auto"/>
                <w:bottom w:val="none" w:sz="0" w:space="0" w:color="auto"/>
                <w:right w:val="none" w:sz="0" w:space="0" w:color="auto"/>
              </w:divBdr>
            </w:div>
            <w:div w:id="1545823368">
              <w:marLeft w:val="0"/>
              <w:marRight w:val="0"/>
              <w:marTop w:val="0"/>
              <w:marBottom w:val="0"/>
              <w:divBdr>
                <w:top w:val="none" w:sz="0" w:space="0" w:color="auto"/>
                <w:left w:val="none" w:sz="0" w:space="0" w:color="auto"/>
                <w:bottom w:val="none" w:sz="0" w:space="0" w:color="auto"/>
                <w:right w:val="none" w:sz="0" w:space="0" w:color="auto"/>
              </w:divBdr>
            </w:div>
            <w:div w:id="1242643580">
              <w:marLeft w:val="0"/>
              <w:marRight w:val="0"/>
              <w:marTop w:val="0"/>
              <w:marBottom w:val="0"/>
              <w:divBdr>
                <w:top w:val="none" w:sz="0" w:space="0" w:color="auto"/>
                <w:left w:val="none" w:sz="0" w:space="0" w:color="auto"/>
                <w:bottom w:val="none" w:sz="0" w:space="0" w:color="auto"/>
                <w:right w:val="none" w:sz="0" w:space="0" w:color="auto"/>
              </w:divBdr>
            </w:div>
            <w:div w:id="1782796004">
              <w:marLeft w:val="0"/>
              <w:marRight w:val="0"/>
              <w:marTop w:val="0"/>
              <w:marBottom w:val="0"/>
              <w:divBdr>
                <w:top w:val="none" w:sz="0" w:space="0" w:color="auto"/>
                <w:left w:val="none" w:sz="0" w:space="0" w:color="auto"/>
                <w:bottom w:val="none" w:sz="0" w:space="0" w:color="auto"/>
                <w:right w:val="none" w:sz="0" w:space="0" w:color="auto"/>
              </w:divBdr>
            </w:div>
            <w:div w:id="455098250">
              <w:marLeft w:val="0"/>
              <w:marRight w:val="0"/>
              <w:marTop w:val="0"/>
              <w:marBottom w:val="0"/>
              <w:divBdr>
                <w:top w:val="none" w:sz="0" w:space="0" w:color="auto"/>
                <w:left w:val="none" w:sz="0" w:space="0" w:color="auto"/>
                <w:bottom w:val="none" w:sz="0" w:space="0" w:color="auto"/>
                <w:right w:val="none" w:sz="0" w:space="0" w:color="auto"/>
              </w:divBdr>
            </w:div>
            <w:div w:id="925454895">
              <w:marLeft w:val="0"/>
              <w:marRight w:val="0"/>
              <w:marTop w:val="0"/>
              <w:marBottom w:val="0"/>
              <w:divBdr>
                <w:top w:val="none" w:sz="0" w:space="0" w:color="auto"/>
                <w:left w:val="none" w:sz="0" w:space="0" w:color="auto"/>
                <w:bottom w:val="none" w:sz="0" w:space="0" w:color="auto"/>
                <w:right w:val="none" w:sz="0" w:space="0" w:color="auto"/>
              </w:divBdr>
            </w:div>
            <w:div w:id="2055156123">
              <w:marLeft w:val="0"/>
              <w:marRight w:val="0"/>
              <w:marTop w:val="0"/>
              <w:marBottom w:val="0"/>
              <w:divBdr>
                <w:top w:val="none" w:sz="0" w:space="0" w:color="auto"/>
                <w:left w:val="none" w:sz="0" w:space="0" w:color="auto"/>
                <w:bottom w:val="none" w:sz="0" w:space="0" w:color="auto"/>
                <w:right w:val="none" w:sz="0" w:space="0" w:color="auto"/>
              </w:divBdr>
            </w:div>
            <w:div w:id="497311044">
              <w:marLeft w:val="0"/>
              <w:marRight w:val="0"/>
              <w:marTop w:val="0"/>
              <w:marBottom w:val="0"/>
              <w:divBdr>
                <w:top w:val="none" w:sz="0" w:space="0" w:color="auto"/>
                <w:left w:val="none" w:sz="0" w:space="0" w:color="auto"/>
                <w:bottom w:val="none" w:sz="0" w:space="0" w:color="auto"/>
                <w:right w:val="none" w:sz="0" w:space="0" w:color="auto"/>
              </w:divBdr>
            </w:div>
            <w:div w:id="297953835">
              <w:marLeft w:val="0"/>
              <w:marRight w:val="0"/>
              <w:marTop w:val="0"/>
              <w:marBottom w:val="0"/>
              <w:divBdr>
                <w:top w:val="none" w:sz="0" w:space="0" w:color="auto"/>
                <w:left w:val="none" w:sz="0" w:space="0" w:color="auto"/>
                <w:bottom w:val="none" w:sz="0" w:space="0" w:color="auto"/>
                <w:right w:val="none" w:sz="0" w:space="0" w:color="auto"/>
              </w:divBdr>
            </w:div>
            <w:div w:id="566309859">
              <w:marLeft w:val="0"/>
              <w:marRight w:val="0"/>
              <w:marTop w:val="0"/>
              <w:marBottom w:val="0"/>
              <w:divBdr>
                <w:top w:val="none" w:sz="0" w:space="0" w:color="auto"/>
                <w:left w:val="none" w:sz="0" w:space="0" w:color="auto"/>
                <w:bottom w:val="none" w:sz="0" w:space="0" w:color="auto"/>
                <w:right w:val="none" w:sz="0" w:space="0" w:color="auto"/>
              </w:divBdr>
            </w:div>
            <w:div w:id="310712634">
              <w:marLeft w:val="0"/>
              <w:marRight w:val="0"/>
              <w:marTop w:val="0"/>
              <w:marBottom w:val="0"/>
              <w:divBdr>
                <w:top w:val="none" w:sz="0" w:space="0" w:color="auto"/>
                <w:left w:val="none" w:sz="0" w:space="0" w:color="auto"/>
                <w:bottom w:val="none" w:sz="0" w:space="0" w:color="auto"/>
                <w:right w:val="none" w:sz="0" w:space="0" w:color="auto"/>
              </w:divBdr>
            </w:div>
            <w:div w:id="1609584799">
              <w:marLeft w:val="0"/>
              <w:marRight w:val="0"/>
              <w:marTop w:val="0"/>
              <w:marBottom w:val="0"/>
              <w:divBdr>
                <w:top w:val="none" w:sz="0" w:space="0" w:color="auto"/>
                <w:left w:val="none" w:sz="0" w:space="0" w:color="auto"/>
                <w:bottom w:val="none" w:sz="0" w:space="0" w:color="auto"/>
                <w:right w:val="none" w:sz="0" w:space="0" w:color="auto"/>
              </w:divBdr>
            </w:div>
            <w:div w:id="2074547644">
              <w:marLeft w:val="0"/>
              <w:marRight w:val="0"/>
              <w:marTop w:val="0"/>
              <w:marBottom w:val="0"/>
              <w:divBdr>
                <w:top w:val="none" w:sz="0" w:space="0" w:color="auto"/>
                <w:left w:val="none" w:sz="0" w:space="0" w:color="auto"/>
                <w:bottom w:val="none" w:sz="0" w:space="0" w:color="auto"/>
                <w:right w:val="none" w:sz="0" w:space="0" w:color="auto"/>
              </w:divBdr>
            </w:div>
            <w:div w:id="1485506243">
              <w:marLeft w:val="0"/>
              <w:marRight w:val="0"/>
              <w:marTop w:val="0"/>
              <w:marBottom w:val="0"/>
              <w:divBdr>
                <w:top w:val="none" w:sz="0" w:space="0" w:color="auto"/>
                <w:left w:val="none" w:sz="0" w:space="0" w:color="auto"/>
                <w:bottom w:val="none" w:sz="0" w:space="0" w:color="auto"/>
                <w:right w:val="none" w:sz="0" w:space="0" w:color="auto"/>
              </w:divBdr>
            </w:div>
            <w:div w:id="1590693544">
              <w:marLeft w:val="0"/>
              <w:marRight w:val="0"/>
              <w:marTop w:val="0"/>
              <w:marBottom w:val="0"/>
              <w:divBdr>
                <w:top w:val="none" w:sz="0" w:space="0" w:color="auto"/>
                <w:left w:val="none" w:sz="0" w:space="0" w:color="auto"/>
                <w:bottom w:val="none" w:sz="0" w:space="0" w:color="auto"/>
                <w:right w:val="none" w:sz="0" w:space="0" w:color="auto"/>
              </w:divBdr>
            </w:div>
            <w:div w:id="1429884219">
              <w:marLeft w:val="0"/>
              <w:marRight w:val="0"/>
              <w:marTop w:val="0"/>
              <w:marBottom w:val="0"/>
              <w:divBdr>
                <w:top w:val="none" w:sz="0" w:space="0" w:color="auto"/>
                <w:left w:val="none" w:sz="0" w:space="0" w:color="auto"/>
                <w:bottom w:val="none" w:sz="0" w:space="0" w:color="auto"/>
                <w:right w:val="none" w:sz="0" w:space="0" w:color="auto"/>
              </w:divBdr>
            </w:div>
            <w:div w:id="1802963716">
              <w:marLeft w:val="0"/>
              <w:marRight w:val="0"/>
              <w:marTop w:val="0"/>
              <w:marBottom w:val="0"/>
              <w:divBdr>
                <w:top w:val="none" w:sz="0" w:space="0" w:color="auto"/>
                <w:left w:val="none" w:sz="0" w:space="0" w:color="auto"/>
                <w:bottom w:val="none" w:sz="0" w:space="0" w:color="auto"/>
                <w:right w:val="none" w:sz="0" w:space="0" w:color="auto"/>
              </w:divBdr>
            </w:div>
            <w:div w:id="417092912">
              <w:marLeft w:val="0"/>
              <w:marRight w:val="0"/>
              <w:marTop w:val="0"/>
              <w:marBottom w:val="0"/>
              <w:divBdr>
                <w:top w:val="none" w:sz="0" w:space="0" w:color="auto"/>
                <w:left w:val="none" w:sz="0" w:space="0" w:color="auto"/>
                <w:bottom w:val="none" w:sz="0" w:space="0" w:color="auto"/>
                <w:right w:val="none" w:sz="0" w:space="0" w:color="auto"/>
              </w:divBdr>
            </w:div>
            <w:div w:id="549075615">
              <w:marLeft w:val="0"/>
              <w:marRight w:val="0"/>
              <w:marTop w:val="0"/>
              <w:marBottom w:val="0"/>
              <w:divBdr>
                <w:top w:val="none" w:sz="0" w:space="0" w:color="auto"/>
                <w:left w:val="none" w:sz="0" w:space="0" w:color="auto"/>
                <w:bottom w:val="none" w:sz="0" w:space="0" w:color="auto"/>
                <w:right w:val="none" w:sz="0" w:space="0" w:color="auto"/>
              </w:divBdr>
            </w:div>
            <w:div w:id="174422710">
              <w:marLeft w:val="0"/>
              <w:marRight w:val="0"/>
              <w:marTop w:val="0"/>
              <w:marBottom w:val="0"/>
              <w:divBdr>
                <w:top w:val="none" w:sz="0" w:space="0" w:color="auto"/>
                <w:left w:val="none" w:sz="0" w:space="0" w:color="auto"/>
                <w:bottom w:val="none" w:sz="0" w:space="0" w:color="auto"/>
                <w:right w:val="none" w:sz="0" w:space="0" w:color="auto"/>
              </w:divBdr>
            </w:div>
            <w:div w:id="1201434333">
              <w:marLeft w:val="0"/>
              <w:marRight w:val="0"/>
              <w:marTop w:val="0"/>
              <w:marBottom w:val="0"/>
              <w:divBdr>
                <w:top w:val="none" w:sz="0" w:space="0" w:color="auto"/>
                <w:left w:val="none" w:sz="0" w:space="0" w:color="auto"/>
                <w:bottom w:val="none" w:sz="0" w:space="0" w:color="auto"/>
                <w:right w:val="none" w:sz="0" w:space="0" w:color="auto"/>
              </w:divBdr>
            </w:div>
            <w:div w:id="1066800993">
              <w:marLeft w:val="0"/>
              <w:marRight w:val="0"/>
              <w:marTop w:val="0"/>
              <w:marBottom w:val="0"/>
              <w:divBdr>
                <w:top w:val="none" w:sz="0" w:space="0" w:color="auto"/>
                <w:left w:val="none" w:sz="0" w:space="0" w:color="auto"/>
                <w:bottom w:val="none" w:sz="0" w:space="0" w:color="auto"/>
                <w:right w:val="none" w:sz="0" w:space="0" w:color="auto"/>
              </w:divBdr>
            </w:div>
            <w:div w:id="2109737486">
              <w:marLeft w:val="0"/>
              <w:marRight w:val="0"/>
              <w:marTop w:val="0"/>
              <w:marBottom w:val="0"/>
              <w:divBdr>
                <w:top w:val="none" w:sz="0" w:space="0" w:color="auto"/>
                <w:left w:val="none" w:sz="0" w:space="0" w:color="auto"/>
                <w:bottom w:val="none" w:sz="0" w:space="0" w:color="auto"/>
                <w:right w:val="none" w:sz="0" w:space="0" w:color="auto"/>
              </w:divBdr>
            </w:div>
            <w:div w:id="1052071107">
              <w:marLeft w:val="0"/>
              <w:marRight w:val="0"/>
              <w:marTop w:val="0"/>
              <w:marBottom w:val="0"/>
              <w:divBdr>
                <w:top w:val="none" w:sz="0" w:space="0" w:color="auto"/>
                <w:left w:val="none" w:sz="0" w:space="0" w:color="auto"/>
                <w:bottom w:val="none" w:sz="0" w:space="0" w:color="auto"/>
                <w:right w:val="none" w:sz="0" w:space="0" w:color="auto"/>
              </w:divBdr>
            </w:div>
            <w:div w:id="1786539319">
              <w:marLeft w:val="0"/>
              <w:marRight w:val="0"/>
              <w:marTop w:val="0"/>
              <w:marBottom w:val="0"/>
              <w:divBdr>
                <w:top w:val="none" w:sz="0" w:space="0" w:color="auto"/>
                <w:left w:val="none" w:sz="0" w:space="0" w:color="auto"/>
                <w:bottom w:val="none" w:sz="0" w:space="0" w:color="auto"/>
                <w:right w:val="none" w:sz="0" w:space="0" w:color="auto"/>
              </w:divBdr>
            </w:div>
            <w:div w:id="2051687257">
              <w:marLeft w:val="0"/>
              <w:marRight w:val="0"/>
              <w:marTop w:val="0"/>
              <w:marBottom w:val="0"/>
              <w:divBdr>
                <w:top w:val="none" w:sz="0" w:space="0" w:color="auto"/>
                <w:left w:val="none" w:sz="0" w:space="0" w:color="auto"/>
                <w:bottom w:val="none" w:sz="0" w:space="0" w:color="auto"/>
                <w:right w:val="none" w:sz="0" w:space="0" w:color="auto"/>
              </w:divBdr>
            </w:div>
            <w:div w:id="1057322624">
              <w:marLeft w:val="0"/>
              <w:marRight w:val="0"/>
              <w:marTop w:val="0"/>
              <w:marBottom w:val="0"/>
              <w:divBdr>
                <w:top w:val="none" w:sz="0" w:space="0" w:color="auto"/>
                <w:left w:val="none" w:sz="0" w:space="0" w:color="auto"/>
                <w:bottom w:val="none" w:sz="0" w:space="0" w:color="auto"/>
                <w:right w:val="none" w:sz="0" w:space="0" w:color="auto"/>
              </w:divBdr>
            </w:div>
            <w:div w:id="680082585">
              <w:marLeft w:val="0"/>
              <w:marRight w:val="0"/>
              <w:marTop w:val="0"/>
              <w:marBottom w:val="0"/>
              <w:divBdr>
                <w:top w:val="none" w:sz="0" w:space="0" w:color="auto"/>
                <w:left w:val="none" w:sz="0" w:space="0" w:color="auto"/>
                <w:bottom w:val="none" w:sz="0" w:space="0" w:color="auto"/>
                <w:right w:val="none" w:sz="0" w:space="0" w:color="auto"/>
              </w:divBdr>
            </w:div>
            <w:div w:id="1653170819">
              <w:marLeft w:val="0"/>
              <w:marRight w:val="0"/>
              <w:marTop w:val="0"/>
              <w:marBottom w:val="0"/>
              <w:divBdr>
                <w:top w:val="none" w:sz="0" w:space="0" w:color="auto"/>
                <w:left w:val="none" w:sz="0" w:space="0" w:color="auto"/>
                <w:bottom w:val="none" w:sz="0" w:space="0" w:color="auto"/>
                <w:right w:val="none" w:sz="0" w:space="0" w:color="auto"/>
              </w:divBdr>
            </w:div>
            <w:div w:id="1919972214">
              <w:marLeft w:val="0"/>
              <w:marRight w:val="0"/>
              <w:marTop w:val="0"/>
              <w:marBottom w:val="0"/>
              <w:divBdr>
                <w:top w:val="none" w:sz="0" w:space="0" w:color="auto"/>
                <w:left w:val="none" w:sz="0" w:space="0" w:color="auto"/>
                <w:bottom w:val="none" w:sz="0" w:space="0" w:color="auto"/>
                <w:right w:val="none" w:sz="0" w:space="0" w:color="auto"/>
              </w:divBdr>
            </w:div>
            <w:div w:id="353313147">
              <w:marLeft w:val="0"/>
              <w:marRight w:val="0"/>
              <w:marTop w:val="0"/>
              <w:marBottom w:val="0"/>
              <w:divBdr>
                <w:top w:val="none" w:sz="0" w:space="0" w:color="auto"/>
                <w:left w:val="none" w:sz="0" w:space="0" w:color="auto"/>
                <w:bottom w:val="none" w:sz="0" w:space="0" w:color="auto"/>
                <w:right w:val="none" w:sz="0" w:space="0" w:color="auto"/>
              </w:divBdr>
            </w:div>
            <w:div w:id="1841698060">
              <w:marLeft w:val="0"/>
              <w:marRight w:val="0"/>
              <w:marTop w:val="0"/>
              <w:marBottom w:val="0"/>
              <w:divBdr>
                <w:top w:val="none" w:sz="0" w:space="0" w:color="auto"/>
                <w:left w:val="none" w:sz="0" w:space="0" w:color="auto"/>
                <w:bottom w:val="none" w:sz="0" w:space="0" w:color="auto"/>
                <w:right w:val="none" w:sz="0" w:space="0" w:color="auto"/>
              </w:divBdr>
            </w:div>
            <w:div w:id="1941328948">
              <w:marLeft w:val="0"/>
              <w:marRight w:val="0"/>
              <w:marTop w:val="0"/>
              <w:marBottom w:val="0"/>
              <w:divBdr>
                <w:top w:val="none" w:sz="0" w:space="0" w:color="auto"/>
                <w:left w:val="none" w:sz="0" w:space="0" w:color="auto"/>
                <w:bottom w:val="none" w:sz="0" w:space="0" w:color="auto"/>
                <w:right w:val="none" w:sz="0" w:space="0" w:color="auto"/>
              </w:divBdr>
            </w:div>
            <w:div w:id="2054646898">
              <w:marLeft w:val="0"/>
              <w:marRight w:val="0"/>
              <w:marTop w:val="0"/>
              <w:marBottom w:val="0"/>
              <w:divBdr>
                <w:top w:val="none" w:sz="0" w:space="0" w:color="auto"/>
                <w:left w:val="none" w:sz="0" w:space="0" w:color="auto"/>
                <w:bottom w:val="none" w:sz="0" w:space="0" w:color="auto"/>
                <w:right w:val="none" w:sz="0" w:space="0" w:color="auto"/>
              </w:divBdr>
            </w:div>
            <w:div w:id="1984197321">
              <w:marLeft w:val="0"/>
              <w:marRight w:val="0"/>
              <w:marTop w:val="0"/>
              <w:marBottom w:val="0"/>
              <w:divBdr>
                <w:top w:val="none" w:sz="0" w:space="0" w:color="auto"/>
                <w:left w:val="none" w:sz="0" w:space="0" w:color="auto"/>
                <w:bottom w:val="none" w:sz="0" w:space="0" w:color="auto"/>
                <w:right w:val="none" w:sz="0" w:space="0" w:color="auto"/>
              </w:divBdr>
            </w:div>
            <w:div w:id="1123236213">
              <w:marLeft w:val="0"/>
              <w:marRight w:val="0"/>
              <w:marTop w:val="0"/>
              <w:marBottom w:val="0"/>
              <w:divBdr>
                <w:top w:val="none" w:sz="0" w:space="0" w:color="auto"/>
                <w:left w:val="none" w:sz="0" w:space="0" w:color="auto"/>
                <w:bottom w:val="none" w:sz="0" w:space="0" w:color="auto"/>
                <w:right w:val="none" w:sz="0" w:space="0" w:color="auto"/>
              </w:divBdr>
            </w:div>
            <w:div w:id="1488789982">
              <w:marLeft w:val="0"/>
              <w:marRight w:val="0"/>
              <w:marTop w:val="0"/>
              <w:marBottom w:val="0"/>
              <w:divBdr>
                <w:top w:val="none" w:sz="0" w:space="0" w:color="auto"/>
                <w:left w:val="none" w:sz="0" w:space="0" w:color="auto"/>
                <w:bottom w:val="none" w:sz="0" w:space="0" w:color="auto"/>
                <w:right w:val="none" w:sz="0" w:space="0" w:color="auto"/>
              </w:divBdr>
            </w:div>
            <w:div w:id="1496998398">
              <w:marLeft w:val="0"/>
              <w:marRight w:val="0"/>
              <w:marTop w:val="0"/>
              <w:marBottom w:val="0"/>
              <w:divBdr>
                <w:top w:val="none" w:sz="0" w:space="0" w:color="auto"/>
                <w:left w:val="none" w:sz="0" w:space="0" w:color="auto"/>
                <w:bottom w:val="none" w:sz="0" w:space="0" w:color="auto"/>
                <w:right w:val="none" w:sz="0" w:space="0" w:color="auto"/>
              </w:divBdr>
            </w:div>
            <w:div w:id="1736776818">
              <w:marLeft w:val="0"/>
              <w:marRight w:val="0"/>
              <w:marTop w:val="0"/>
              <w:marBottom w:val="0"/>
              <w:divBdr>
                <w:top w:val="none" w:sz="0" w:space="0" w:color="auto"/>
                <w:left w:val="none" w:sz="0" w:space="0" w:color="auto"/>
                <w:bottom w:val="none" w:sz="0" w:space="0" w:color="auto"/>
                <w:right w:val="none" w:sz="0" w:space="0" w:color="auto"/>
              </w:divBdr>
            </w:div>
            <w:div w:id="1544639293">
              <w:marLeft w:val="0"/>
              <w:marRight w:val="0"/>
              <w:marTop w:val="0"/>
              <w:marBottom w:val="0"/>
              <w:divBdr>
                <w:top w:val="none" w:sz="0" w:space="0" w:color="auto"/>
                <w:left w:val="none" w:sz="0" w:space="0" w:color="auto"/>
                <w:bottom w:val="none" w:sz="0" w:space="0" w:color="auto"/>
                <w:right w:val="none" w:sz="0" w:space="0" w:color="auto"/>
              </w:divBdr>
            </w:div>
            <w:div w:id="1817406398">
              <w:marLeft w:val="0"/>
              <w:marRight w:val="0"/>
              <w:marTop w:val="0"/>
              <w:marBottom w:val="0"/>
              <w:divBdr>
                <w:top w:val="none" w:sz="0" w:space="0" w:color="auto"/>
                <w:left w:val="none" w:sz="0" w:space="0" w:color="auto"/>
                <w:bottom w:val="none" w:sz="0" w:space="0" w:color="auto"/>
                <w:right w:val="none" w:sz="0" w:space="0" w:color="auto"/>
              </w:divBdr>
            </w:div>
            <w:div w:id="1873491632">
              <w:marLeft w:val="0"/>
              <w:marRight w:val="0"/>
              <w:marTop w:val="0"/>
              <w:marBottom w:val="0"/>
              <w:divBdr>
                <w:top w:val="none" w:sz="0" w:space="0" w:color="auto"/>
                <w:left w:val="none" w:sz="0" w:space="0" w:color="auto"/>
                <w:bottom w:val="none" w:sz="0" w:space="0" w:color="auto"/>
                <w:right w:val="none" w:sz="0" w:space="0" w:color="auto"/>
              </w:divBdr>
            </w:div>
            <w:div w:id="167137588">
              <w:marLeft w:val="0"/>
              <w:marRight w:val="0"/>
              <w:marTop w:val="0"/>
              <w:marBottom w:val="0"/>
              <w:divBdr>
                <w:top w:val="none" w:sz="0" w:space="0" w:color="auto"/>
                <w:left w:val="none" w:sz="0" w:space="0" w:color="auto"/>
                <w:bottom w:val="none" w:sz="0" w:space="0" w:color="auto"/>
                <w:right w:val="none" w:sz="0" w:space="0" w:color="auto"/>
              </w:divBdr>
            </w:div>
            <w:div w:id="1633901301">
              <w:marLeft w:val="0"/>
              <w:marRight w:val="0"/>
              <w:marTop w:val="0"/>
              <w:marBottom w:val="0"/>
              <w:divBdr>
                <w:top w:val="none" w:sz="0" w:space="0" w:color="auto"/>
                <w:left w:val="none" w:sz="0" w:space="0" w:color="auto"/>
                <w:bottom w:val="none" w:sz="0" w:space="0" w:color="auto"/>
                <w:right w:val="none" w:sz="0" w:space="0" w:color="auto"/>
              </w:divBdr>
            </w:div>
            <w:div w:id="299845576">
              <w:marLeft w:val="0"/>
              <w:marRight w:val="0"/>
              <w:marTop w:val="0"/>
              <w:marBottom w:val="0"/>
              <w:divBdr>
                <w:top w:val="none" w:sz="0" w:space="0" w:color="auto"/>
                <w:left w:val="none" w:sz="0" w:space="0" w:color="auto"/>
                <w:bottom w:val="none" w:sz="0" w:space="0" w:color="auto"/>
                <w:right w:val="none" w:sz="0" w:space="0" w:color="auto"/>
              </w:divBdr>
            </w:div>
            <w:div w:id="1643735103">
              <w:marLeft w:val="0"/>
              <w:marRight w:val="0"/>
              <w:marTop w:val="0"/>
              <w:marBottom w:val="0"/>
              <w:divBdr>
                <w:top w:val="none" w:sz="0" w:space="0" w:color="auto"/>
                <w:left w:val="none" w:sz="0" w:space="0" w:color="auto"/>
                <w:bottom w:val="none" w:sz="0" w:space="0" w:color="auto"/>
                <w:right w:val="none" w:sz="0" w:space="0" w:color="auto"/>
              </w:divBdr>
            </w:div>
            <w:div w:id="1931430702">
              <w:marLeft w:val="0"/>
              <w:marRight w:val="0"/>
              <w:marTop w:val="0"/>
              <w:marBottom w:val="0"/>
              <w:divBdr>
                <w:top w:val="none" w:sz="0" w:space="0" w:color="auto"/>
                <w:left w:val="none" w:sz="0" w:space="0" w:color="auto"/>
                <w:bottom w:val="none" w:sz="0" w:space="0" w:color="auto"/>
                <w:right w:val="none" w:sz="0" w:space="0" w:color="auto"/>
              </w:divBdr>
            </w:div>
            <w:div w:id="852692280">
              <w:marLeft w:val="0"/>
              <w:marRight w:val="0"/>
              <w:marTop w:val="0"/>
              <w:marBottom w:val="0"/>
              <w:divBdr>
                <w:top w:val="none" w:sz="0" w:space="0" w:color="auto"/>
                <w:left w:val="none" w:sz="0" w:space="0" w:color="auto"/>
                <w:bottom w:val="none" w:sz="0" w:space="0" w:color="auto"/>
                <w:right w:val="none" w:sz="0" w:space="0" w:color="auto"/>
              </w:divBdr>
            </w:div>
            <w:div w:id="873231331">
              <w:marLeft w:val="0"/>
              <w:marRight w:val="0"/>
              <w:marTop w:val="0"/>
              <w:marBottom w:val="0"/>
              <w:divBdr>
                <w:top w:val="none" w:sz="0" w:space="0" w:color="auto"/>
                <w:left w:val="none" w:sz="0" w:space="0" w:color="auto"/>
                <w:bottom w:val="none" w:sz="0" w:space="0" w:color="auto"/>
                <w:right w:val="none" w:sz="0" w:space="0" w:color="auto"/>
              </w:divBdr>
            </w:div>
            <w:div w:id="1767848391">
              <w:marLeft w:val="0"/>
              <w:marRight w:val="0"/>
              <w:marTop w:val="0"/>
              <w:marBottom w:val="0"/>
              <w:divBdr>
                <w:top w:val="none" w:sz="0" w:space="0" w:color="auto"/>
                <w:left w:val="none" w:sz="0" w:space="0" w:color="auto"/>
                <w:bottom w:val="none" w:sz="0" w:space="0" w:color="auto"/>
                <w:right w:val="none" w:sz="0" w:space="0" w:color="auto"/>
              </w:divBdr>
            </w:div>
            <w:div w:id="676884625">
              <w:marLeft w:val="0"/>
              <w:marRight w:val="0"/>
              <w:marTop w:val="0"/>
              <w:marBottom w:val="0"/>
              <w:divBdr>
                <w:top w:val="none" w:sz="0" w:space="0" w:color="auto"/>
                <w:left w:val="none" w:sz="0" w:space="0" w:color="auto"/>
                <w:bottom w:val="none" w:sz="0" w:space="0" w:color="auto"/>
                <w:right w:val="none" w:sz="0" w:space="0" w:color="auto"/>
              </w:divBdr>
            </w:div>
            <w:div w:id="276066738">
              <w:marLeft w:val="0"/>
              <w:marRight w:val="0"/>
              <w:marTop w:val="0"/>
              <w:marBottom w:val="0"/>
              <w:divBdr>
                <w:top w:val="none" w:sz="0" w:space="0" w:color="auto"/>
                <w:left w:val="none" w:sz="0" w:space="0" w:color="auto"/>
                <w:bottom w:val="none" w:sz="0" w:space="0" w:color="auto"/>
                <w:right w:val="none" w:sz="0" w:space="0" w:color="auto"/>
              </w:divBdr>
            </w:div>
            <w:div w:id="1590046591">
              <w:marLeft w:val="0"/>
              <w:marRight w:val="0"/>
              <w:marTop w:val="0"/>
              <w:marBottom w:val="0"/>
              <w:divBdr>
                <w:top w:val="none" w:sz="0" w:space="0" w:color="auto"/>
                <w:left w:val="none" w:sz="0" w:space="0" w:color="auto"/>
                <w:bottom w:val="none" w:sz="0" w:space="0" w:color="auto"/>
                <w:right w:val="none" w:sz="0" w:space="0" w:color="auto"/>
              </w:divBdr>
            </w:div>
            <w:div w:id="785469660">
              <w:marLeft w:val="0"/>
              <w:marRight w:val="0"/>
              <w:marTop w:val="0"/>
              <w:marBottom w:val="0"/>
              <w:divBdr>
                <w:top w:val="none" w:sz="0" w:space="0" w:color="auto"/>
                <w:left w:val="none" w:sz="0" w:space="0" w:color="auto"/>
                <w:bottom w:val="none" w:sz="0" w:space="0" w:color="auto"/>
                <w:right w:val="none" w:sz="0" w:space="0" w:color="auto"/>
              </w:divBdr>
            </w:div>
            <w:div w:id="989988445">
              <w:marLeft w:val="0"/>
              <w:marRight w:val="0"/>
              <w:marTop w:val="0"/>
              <w:marBottom w:val="0"/>
              <w:divBdr>
                <w:top w:val="none" w:sz="0" w:space="0" w:color="auto"/>
                <w:left w:val="none" w:sz="0" w:space="0" w:color="auto"/>
                <w:bottom w:val="none" w:sz="0" w:space="0" w:color="auto"/>
                <w:right w:val="none" w:sz="0" w:space="0" w:color="auto"/>
              </w:divBdr>
            </w:div>
            <w:div w:id="501626974">
              <w:marLeft w:val="0"/>
              <w:marRight w:val="0"/>
              <w:marTop w:val="0"/>
              <w:marBottom w:val="0"/>
              <w:divBdr>
                <w:top w:val="none" w:sz="0" w:space="0" w:color="auto"/>
                <w:left w:val="none" w:sz="0" w:space="0" w:color="auto"/>
                <w:bottom w:val="none" w:sz="0" w:space="0" w:color="auto"/>
                <w:right w:val="none" w:sz="0" w:space="0" w:color="auto"/>
              </w:divBdr>
            </w:div>
            <w:div w:id="416564330">
              <w:marLeft w:val="0"/>
              <w:marRight w:val="0"/>
              <w:marTop w:val="0"/>
              <w:marBottom w:val="0"/>
              <w:divBdr>
                <w:top w:val="none" w:sz="0" w:space="0" w:color="auto"/>
                <w:left w:val="none" w:sz="0" w:space="0" w:color="auto"/>
                <w:bottom w:val="none" w:sz="0" w:space="0" w:color="auto"/>
                <w:right w:val="none" w:sz="0" w:space="0" w:color="auto"/>
              </w:divBdr>
            </w:div>
            <w:div w:id="1015040791">
              <w:marLeft w:val="0"/>
              <w:marRight w:val="0"/>
              <w:marTop w:val="0"/>
              <w:marBottom w:val="0"/>
              <w:divBdr>
                <w:top w:val="none" w:sz="0" w:space="0" w:color="auto"/>
                <w:left w:val="none" w:sz="0" w:space="0" w:color="auto"/>
                <w:bottom w:val="none" w:sz="0" w:space="0" w:color="auto"/>
                <w:right w:val="none" w:sz="0" w:space="0" w:color="auto"/>
              </w:divBdr>
            </w:div>
            <w:div w:id="1163618690">
              <w:marLeft w:val="0"/>
              <w:marRight w:val="0"/>
              <w:marTop w:val="0"/>
              <w:marBottom w:val="0"/>
              <w:divBdr>
                <w:top w:val="none" w:sz="0" w:space="0" w:color="auto"/>
                <w:left w:val="none" w:sz="0" w:space="0" w:color="auto"/>
                <w:bottom w:val="none" w:sz="0" w:space="0" w:color="auto"/>
                <w:right w:val="none" w:sz="0" w:space="0" w:color="auto"/>
              </w:divBdr>
            </w:div>
            <w:div w:id="1458911721">
              <w:marLeft w:val="0"/>
              <w:marRight w:val="0"/>
              <w:marTop w:val="0"/>
              <w:marBottom w:val="0"/>
              <w:divBdr>
                <w:top w:val="none" w:sz="0" w:space="0" w:color="auto"/>
                <w:left w:val="none" w:sz="0" w:space="0" w:color="auto"/>
                <w:bottom w:val="none" w:sz="0" w:space="0" w:color="auto"/>
                <w:right w:val="none" w:sz="0" w:space="0" w:color="auto"/>
              </w:divBdr>
            </w:div>
            <w:div w:id="953757138">
              <w:marLeft w:val="0"/>
              <w:marRight w:val="0"/>
              <w:marTop w:val="0"/>
              <w:marBottom w:val="0"/>
              <w:divBdr>
                <w:top w:val="none" w:sz="0" w:space="0" w:color="auto"/>
                <w:left w:val="none" w:sz="0" w:space="0" w:color="auto"/>
                <w:bottom w:val="none" w:sz="0" w:space="0" w:color="auto"/>
                <w:right w:val="none" w:sz="0" w:space="0" w:color="auto"/>
              </w:divBdr>
            </w:div>
            <w:div w:id="1789859248">
              <w:marLeft w:val="0"/>
              <w:marRight w:val="0"/>
              <w:marTop w:val="0"/>
              <w:marBottom w:val="0"/>
              <w:divBdr>
                <w:top w:val="none" w:sz="0" w:space="0" w:color="auto"/>
                <w:left w:val="none" w:sz="0" w:space="0" w:color="auto"/>
                <w:bottom w:val="none" w:sz="0" w:space="0" w:color="auto"/>
                <w:right w:val="none" w:sz="0" w:space="0" w:color="auto"/>
              </w:divBdr>
            </w:div>
            <w:div w:id="291061729">
              <w:marLeft w:val="0"/>
              <w:marRight w:val="0"/>
              <w:marTop w:val="0"/>
              <w:marBottom w:val="0"/>
              <w:divBdr>
                <w:top w:val="none" w:sz="0" w:space="0" w:color="auto"/>
                <w:left w:val="none" w:sz="0" w:space="0" w:color="auto"/>
                <w:bottom w:val="none" w:sz="0" w:space="0" w:color="auto"/>
                <w:right w:val="none" w:sz="0" w:space="0" w:color="auto"/>
              </w:divBdr>
            </w:div>
            <w:div w:id="639922412">
              <w:marLeft w:val="0"/>
              <w:marRight w:val="0"/>
              <w:marTop w:val="0"/>
              <w:marBottom w:val="0"/>
              <w:divBdr>
                <w:top w:val="none" w:sz="0" w:space="0" w:color="auto"/>
                <w:left w:val="none" w:sz="0" w:space="0" w:color="auto"/>
                <w:bottom w:val="none" w:sz="0" w:space="0" w:color="auto"/>
                <w:right w:val="none" w:sz="0" w:space="0" w:color="auto"/>
              </w:divBdr>
            </w:div>
            <w:div w:id="690495829">
              <w:marLeft w:val="0"/>
              <w:marRight w:val="0"/>
              <w:marTop w:val="0"/>
              <w:marBottom w:val="0"/>
              <w:divBdr>
                <w:top w:val="none" w:sz="0" w:space="0" w:color="auto"/>
                <w:left w:val="none" w:sz="0" w:space="0" w:color="auto"/>
                <w:bottom w:val="none" w:sz="0" w:space="0" w:color="auto"/>
                <w:right w:val="none" w:sz="0" w:space="0" w:color="auto"/>
              </w:divBdr>
            </w:div>
            <w:div w:id="1074082267">
              <w:marLeft w:val="0"/>
              <w:marRight w:val="0"/>
              <w:marTop w:val="0"/>
              <w:marBottom w:val="0"/>
              <w:divBdr>
                <w:top w:val="none" w:sz="0" w:space="0" w:color="auto"/>
                <w:left w:val="none" w:sz="0" w:space="0" w:color="auto"/>
                <w:bottom w:val="none" w:sz="0" w:space="0" w:color="auto"/>
                <w:right w:val="none" w:sz="0" w:space="0" w:color="auto"/>
              </w:divBdr>
            </w:div>
            <w:div w:id="938558739">
              <w:marLeft w:val="0"/>
              <w:marRight w:val="0"/>
              <w:marTop w:val="0"/>
              <w:marBottom w:val="0"/>
              <w:divBdr>
                <w:top w:val="none" w:sz="0" w:space="0" w:color="auto"/>
                <w:left w:val="none" w:sz="0" w:space="0" w:color="auto"/>
                <w:bottom w:val="none" w:sz="0" w:space="0" w:color="auto"/>
                <w:right w:val="none" w:sz="0" w:space="0" w:color="auto"/>
              </w:divBdr>
            </w:div>
            <w:div w:id="2038582894">
              <w:marLeft w:val="0"/>
              <w:marRight w:val="0"/>
              <w:marTop w:val="0"/>
              <w:marBottom w:val="0"/>
              <w:divBdr>
                <w:top w:val="none" w:sz="0" w:space="0" w:color="auto"/>
                <w:left w:val="none" w:sz="0" w:space="0" w:color="auto"/>
                <w:bottom w:val="none" w:sz="0" w:space="0" w:color="auto"/>
                <w:right w:val="none" w:sz="0" w:space="0" w:color="auto"/>
              </w:divBdr>
            </w:div>
            <w:div w:id="2075271568">
              <w:marLeft w:val="0"/>
              <w:marRight w:val="0"/>
              <w:marTop w:val="0"/>
              <w:marBottom w:val="0"/>
              <w:divBdr>
                <w:top w:val="none" w:sz="0" w:space="0" w:color="auto"/>
                <w:left w:val="none" w:sz="0" w:space="0" w:color="auto"/>
                <w:bottom w:val="none" w:sz="0" w:space="0" w:color="auto"/>
                <w:right w:val="none" w:sz="0" w:space="0" w:color="auto"/>
              </w:divBdr>
            </w:div>
            <w:div w:id="691959821">
              <w:marLeft w:val="0"/>
              <w:marRight w:val="0"/>
              <w:marTop w:val="0"/>
              <w:marBottom w:val="0"/>
              <w:divBdr>
                <w:top w:val="none" w:sz="0" w:space="0" w:color="auto"/>
                <w:left w:val="none" w:sz="0" w:space="0" w:color="auto"/>
                <w:bottom w:val="none" w:sz="0" w:space="0" w:color="auto"/>
                <w:right w:val="none" w:sz="0" w:space="0" w:color="auto"/>
              </w:divBdr>
            </w:div>
            <w:div w:id="1043676298">
              <w:marLeft w:val="0"/>
              <w:marRight w:val="0"/>
              <w:marTop w:val="0"/>
              <w:marBottom w:val="0"/>
              <w:divBdr>
                <w:top w:val="none" w:sz="0" w:space="0" w:color="auto"/>
                <w:left w:val="none" w:sz="0" w:space="0" w:color="auto"/>
                <w:bottom w:val="none" w:sz="0" w:space="0" w:color="auto"/>
                <w:right w:val="none" w:sz="0" w:space="0" w:color="auto"/>
              </w:divBdr>
            </w:div>
            <w:div w:id="588541720">
              <w:marLeft w:val="0"/>
              <w:marRight w:val="0"/>
              <w:marTop w:val="0"/>
              <w:marBottom w:val="0"/>
              <w:divBdr>
                <w:top w:val="none" w:sz="0" w:space="0" w:color="auto"/>
                <w:left w:val="none" w:sz="0" w:space="0" w:color="auto"/>
                <w:bottom w:val="none" w:sz="0" w:space="0" w:color="auto"/>
                <w:right w:val="none" w:sz="0" w:space="0" w:color="auto"/>
              </w:divBdr>
            </w:div>
            <w:div w:id="617300262">
              <w:marLeft w:val="0"/>
              <w:marRight w:val="0"/>
              <w:marTop w:val="0"/>
              <w:marBottom w:val="0"/>
              <w:divBdr>
                <w:top w:val="none" w:sz="0" w:space="0" w:color="auto"/>
                <w:left w:val="none" w:sz="0" w:space="0" w:color="auto"/>
                <w:bottom w:val="none" w:sz="0" w:space="0" w:color="auto"/>
                <w:right w:val="none" w:sz="0" w:space="0" w:color="auto"/>
              </w:divBdr>
            </w:div>
            <w:div w:id="1462532463">
              <w:marLeft w:val="0"/>
              <w:marRight w:val="0"/>
              <w:marTop w:val="0"/>
              <w:marBottom w:val="0"/>
              <w:divBdr>
                <w:top w:val="none" w:sz="0" w:space="0" w:color="auto"/>
                <w:left w:val="none" w:sz="0" w:space="0" w:color="auto"/>
                <w:bottom w:val="none" w:sz="0" w:space="0" w:color="auto"/>
                <w:right w:val="none" w:sz="0" w:space="0" w:color="auto"/>
              </w:divBdr>
            </w:div>
            <w:div w:id="987319226">
              <w:marLeft w:val="0"/>
              <w:marRight w:val="0"/>
              <w:marTop w:val="0"/>
              <w:marBottom w:val="0"/>
              <w:divBdr>
                <w:top w:val="none" w:sz="0" w:space="0" w:color="auto"/>
                <w:left w:val="none" w:sz="0" w:space="0" w:color="auto"/>
                <w:bottom w:val="none" w:sz="0" w:space="0" w:color="auto"/>
                <w:right w:val="none" w:sz="0" w:space="0" w:color="auto"/>
              </w:divBdr>
            </w:div>
            <w:div w:id="735861282">
              <w:marLeft w:val="0"/>
              <w:marRight w:val="0"/>
              <w:marTop w:val="0"/>
              <w:marBottom w:val="0"/>
              <w:divBdr>
                <w:top w:val="none" w:sz="0" w:space="0" w:color="auto"/>
                <w:left w:val="none" w:sz="0" w:space="0" w:color="auto"/>
                <w:bottom w:val="none" w:sz="0" w:space="0" w:color="auto"/>
                <w:right w:val="none" w:sz="0" w:space="0" w:color="auto"/>
              </w:divBdr>
            </w:div>
            <w:div w:id="1773624059">
              <w:marLeft w:val="0"/>
              <w:marRight w:val="0"/>
              <w:marTop w:val="0"/>
              <w:marBottom w:val="0"/>
              <w:divBdr>
                <w:top w:val="none" w:sz="0" w:space="0" w:color="auto"/>
                <w:left w:val="none" w:sz="0" w:space="0" w:color="auto"/>
                <w:bottom w:val="none" w:sz="0" w:space="0" w:color="auto"/>
                <w:right w:val="none" w:sz="0" w:space="0" w:color="auto"/>
              </w:divBdr>
            </w:div>
            <w:div w:id="2039161459">
              <w:marLeft w:val="0"/>
              <w:marRight w:val="0"/>
              <w:marTop w:val="0"/>
              <w:marBottom w:val="0"/>
              <w:divBdr>
                <w:top w:val="none" w:sz="0" w:space="0" w:color="auto"/>
                <w:left w:val="none" w:sz="0" w:space="0" w:color="auto"/>
                <w:bottom w:val="none" w:sz="0" w:space="0" w:color="auto"/>
                <w:right w:val="none" w:sz="0" w:space="0" w:color="auto"/>
              </w:divBdr>
            </w:div>
            <w:div w:id="675839116">
              <w:marLeft w:val="0"/>
              <w:marRight w:val="0"/>
              <w:marTop w:val="0"/>
              <w:marBottom w:val="0"/>
              <w:divBdr>
                <w:top w:val="none" w:sz="0" w:space="0" w:color="auto"/>
                <w:left w:val="none" w:sz="0" w:space="0" w:color="auto"/>
                <w:bottom w:val="none" w:sz="0" w:space="0" w:color="auto"/>
                <w:right w:val="none" w:sz="0" w:space="0" w:color="auto"/>
              </w:divBdr>
            </w:div>
            <w:div w:id="665744851">
              <w:marLeft w:val="0"/>
              <w:marRight w:val="0"/>
              <w:marTop w:val="0"/>
              <w:marBottom w:val="0"/>
              <w:divBdr>
                <w:top w:val="none" w:sz="0" w:space="0" w:color="auto"/>
                <w:left w:val="none" w:sz="0" w:space="0" w:color="auto"/>
                <w:bottom w:val="none" w:sz="0" w:space="0" w:color="auto"/>
                <w:right w:val="none" w:sz="0" w:space="0" w:color="auto"/>
              </w:divBdr>
            </w:div>
            <w:div w:id="1327826973">
              <w:marLeft w:val="0"/>
              <w:marRight w:val="0"/>
              <w:marTop w:val="0"/>
              <w:marBottom w:val="0"/>
              <w:divBdr>
                <w:top w:val="none" w:sz="0" w:space="0" w:color="auto"/>
                <w:left w:val="none" w:sz="0" w:space="0" w:color="auto"/>
                <w:bottom w:val="none" w:sz="0" w:space="0" w:color="auto"/>
                <w:right w:val="none" w:sz="0" w:space="0" w:color="auto"/>
              </w:divBdr>
            </w:div>
            <w:div w:id="1541284437">
              <w:marLeft w:val="0"/>
              <w:marRight w:val="0"/>
              <w:marTop w:val="0"/>
              <w:marBottom w:val="0"/>
              <w:divBdr>
                <w:top w:val="none" w:sz="0" w:space="0" w:color="auto"/>
                <w:left w:val="none" w:sz="0" w:space="0" w:color="auto"/>
                <w:bottom w:val="none" w:sz="0" w:space="0" w:color="auto"/>
                <w:right w:val="none" w:sz="0" w:space="0" w:color="auto"/>
              </w:divBdr>
            </w:div>
            <w:div w:id="929780992">
              <w:marLeft w:val="0"/>
              <w:marRight w:val="0"/>
              <w:marTop w:val="0"/>
              <w:marBottom w:val="0"/>
              <w:divBdr>
                <w:top w:val="none" w:sz="0" w:space="0" w:color="auto"/>
                <w:left w:val="none" w:sz="0" w:space="0" w:color="auto"/>
                <w:bottom w:val="none" w:sz="0" w:space="0" w:color="auto"/>
                <w:right w:val="none" w:sz="0" w:space="0" w:color="auto"/>
              </w:divBdr>
            </w:div>
            <w:div w:id="2101371751">
              <w:marLeft w:val="0"/>
              <w:marRight w:val="0"/>
              <w:marTop w:val="0"/>
              <w:marBottom w:val="0"/>
              <w:divBdr>
                <w:top w:val="none" w:sz="0" w:space="0" w:color="auto"/>
                <w:left w:val="none" w:sz="0" w:space="0" w:color="auto"/>
                <w:bottom w:val="none" w:sz="0" w:space="0" w:color="auto"/>
                <w:right w:val="none" w:sz="0" w:space="0" w:color="auto"/>
              </w:divBdr>
            </w:div>
            <w:div w:id="9760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5682">
      <w:bodyDiv w:val="1"/>
      <w:marLeft w:val="0"/>
      <w:marRight w:val="0"/>
      <w:marTop w:val="0"/>
      <w:marBottom w:val="0"/>
      <w:divBdr>
        <w:top w:val="none" w:sz="0" w:space="0" w:color="auto"/>
        <w:left w:val="none" w:sz="0" w:space="0" w:color="auto"/>
        <w:bottom w:val="none" w:sz="0" w:space="0" w:color="auto"/>
        <w:right w:val="none" w:sz="0" w:space="0" w:color="auto"/>
      </w:divBdr>
    </w:div>
    <w:div w:id="1892308583">
      <w:bodyDiv w:val="1"/>
      <w:marLeft w:val="0"/>
      <w:marRight w:val="0"/>
      <w:marTop w:val="0"/>
      <w:marBottom w:val="0"/>
      <w:divBdr>
        <w:top w:val="none" w:sz="0" w:space="0" w:color="auto"/>
        <w:left w:val="none" w:sz="0" w:space="0" w:color="auto"/>
        <w:bottom w:val="none" w:sz="0" w:space="0" w:color="auto"/>
        <w:right w:val="none" w:sz="0" w:space="0" w:color="auto"/>
      </w:divBdr>
    </w:div>
    <w:div w:id="1974212876">
      <w:bodyDiv w:val="1"/>
      <w:marLeft w:val="0"/>
      <w:marRight w:val="0"/>
      <w:marTop w:val="0"/>
      <w:marBottom w:val="0"/>
      <w:divBdr>
        <w:top w:val="none" w:sz="0" w:space="0" w:color="auto"/>
        <w:left w:val="none" w:sz="0" w:space="0" w:color="auto"/>
        <w:bottom w:val="none" w:sz="0" w:space="0" w:color="auto"/>
        <w:right w:val="none" w:sz="0" w:space="0" w:color="auto"/>
      </w:divBdr>
    </w:div>
    <w:div w:id="1975476095">
      <w:bodyDiv w:val="1"/>
      <w:marLeft w:val="0"/>
      <w:marRight w:val="0"/>
      <w:marTop w:val="0"/>
      <w:marBottom w:val="0"/>
      <w:divBdr>
        <w:top w:val="none" w:sz="0" w:space="0" w:color="auto"/>
        <w:left w:val="none" w:sz="0" w:space="0" w:color="auto"/>
        <w:bottom w:val="none" w:sz="0" w:space="0" w:color="auto"/>
        <w:right w:val="none" w:sz="0" w:space="0" w:color="auto"/>
      </w:divBdr>
    </w:div>
    <w:div w:id="1986205570">
      <w:bodyDiv w:val="1"/>
      <w:marLeft w:val="0"/>
      <w:marRight w:val="0"/>
      <w:marTop w:val="0"/>
      <w:marBottom w:val="0"/>
      <w:divBdr>
        <w:top w:val="none" w:sz="0" w:space="0" w:color="auto"/>
        <w:left w:val="none" w:sz="0" w:space="0" w:color="auto"/>
        <w:bottom w:val="none" w:sz="0" w:space="0" w:color="auto"/>
        <w:right w:val="none" w:sz="0" w:space="0" w:color="auto"/>
      </w:divBdr>
    </w:div>
    <w:div w:id="2025092791">
      <w:bodyDiv w:val="1"/>
      <w:marLeft w:val="0"/>
      <w:marRight w:val="0"/>
      <w:marTop w:val="0"/>
      <w:marBottom w:val="0"/>
      <w:divBdr>
        <w:top w:val="none" w:sz="0" w:space="0" w:color="auto"/>
        <w:left w:val="none" w:sz="0" w:space="0" w:color="auto"/>
        <w:bottom w:val="none" w:sz="0" w:space="0" w:color="auto"/>
        <w:right w:val="none" w:sz="0" w:space="0" w:color="auto"/>
      </w:divBdr>
    </w:div>
    <w:div w:id="2042511130">
      <w:bodyDiv w:val="1"/>
      <w:marLeft w:val="0"/>
      <w:marRight w:val="0"/>
      <w:marTop w:val="0"/>
      <w:marBottom w:val="0"/>
      <w:divBdr>
        <w:top w:val="none" w:sz="0" w:space="0" w:color="auto"/>
        <w:left w:val="none" w:sz="0" w:space="0" w:color="auto"/>
        <w:bottom w:val="none" w:sz="0" w:space="0" w:color="auto"/>
        <w:right w:val="none" w:sz="0" w:space="0" w:color="auto"/>
      </w:divBdr>
    </w:div>
    <w:div w:id="2047752289">
      <w:bodyDiv w:val="1"/>
      <w:marLeft w:val="0"/>
      <w:marRight w:val="0"/>
      <w:marTop w:val="0"/>
      <w:marBottom w:val="0"/>
      <w:divBdr>
        <w:top w:val="none" w:sz="0" w:space="0" w:color="auto"/>
        <w:left w:val="none" w:sz="0" w:space="0" w:color="auto"/>
        <w:bottom w:val="none" w:sz="0" w:space="0" w:color="auto"/>
        <w:right w:val="none" w:sz="0" w:space="0" w:color="auto"/>
      </w:divBdr>
    </w:div>
    <w:div w:id="2089960440">
      <w:bodyDiv w:val="1"/>
      <w:marLeft w:val="0"/>
      <w:marRight w:val="0"/>
      <w:marTop w:val="0"/>
      <w:marBottom w:val="0"/>
      <w:divBdr>
        <w:top w:val="none" w:sz="0" w:space="0" w:color="auto"/>
        <w:left w:val="none" w:sz="0" w:space="0" w:color="auto"/>
        <w:bottom w:val="none" w:sz="0" w:space="0" w:color="auto"/>
        <w:right w:val="none" w:sz="0" w:space="0" w:color="auto"/>
      </w:divBdr>
    </w:div>
    <w:div w:id="2110735640">
      <w:bodyDiv w:val="1"/>
      <w:marLeft w:val="0"/>
      <w:marRight w:val="0"/>
      <w:marTop w:val="0"/>
      <w:marBottom w:val="0"/>
      <w:divBdr>
        <w:top w:val="none" w:sz="0" w:space="0" w:color="auto"/>
        <w:left w:val="none" w:sz="0" w:space="0" w:color="auto"/>
        <w:bottom w:val="none" w:sz="0" w:space="0" w:color="auto"/>
        <w:right w:val="none" w:sz="0" w:space="0" w:color="auto"/>
      </w:divBdr>
    </w:div>
    <w:div w:id="2117747676">
      <w:bodyDiv w:val="1"/>
      <w:marLeft w:val="0"/>
      <w:marRight w:val="0"/>
      <w:marTop w:val="0"/>
      <w:marBottom w:val="0"/>
      <w:divBdr>
        <w:top w:val="none" w:sz="0" w:space="0" w:color="auto"/>
        <w:left w:val="none" w:sz="0" w:space="0" w:color="auto"/>
        <w:bottom w:val="none" w:sz="0" w:space="0" w:color="auto"/>
        <w:right w:val="none" w:sz="0" w:space="0" w:color="auto"/>
      </w:divBdr>
    </w:div>
    <w:div w:id="2122532831">
      <w:bodyDiv w:val="1"/>
      <w:marLeft w:val="0"/>
      <w:marRight w:val="0"/>
      <w:marTop w:val="0"/>
      <w:marBottom w:val="0"/>
      <w:divBdr>
        <w:top w:val="none" w:sz="0" w:space="0" w:color="auto"/>
        <w:left w:val="none" w:sz="0" w:space="0" w:color="auto"/>
        <w:bottom w:val="none" w:sz="0" w:space="0" w:color="auto"/>
        <w:right w:val="none" w:sz="0" w:space="0" w:color="auto"/>
      </w:divBdr>
      <w:divsChild>
        <w:div w:id="1800613241">
          <w:marLeft w:val="0"/>
          <w:marRight w:val="0"/>
          <w:marTop w:val="0"/>
          <w:marBottom w:val="0"/>
          <w:divBdr>
            <w:top w:val="none" w:sz="0" w:space="0" w:color="auto"/>
            <w:left w:val="none" w:sz="0" w:space="0" w:color="auto"/>
            <w:bottom w:val="none" w:sz="0" w:space="0" w:color="auto"/>
            <w:right w:val="none" w:sz="0" w:space="0" w:color="auto"/>
          </w:divBdr>
          <w:divsChild>
            <w:div w:id="1381318271">
              <w:marLeft w:val="0"/>
              <w:marRight w:val="0"/>
              <w:marTop w:val="0"/>
              <w:marBottom w:val="0"/>
              <w:divBdr>
                <w:top w:val="none" w:sz="0" w:space="0" w:color="auto"/>
                <w:left w:val="none" w:sz="0" w:space="0" w:color="auto"/>
                <w:bottom w:val="none" w:sz="0" w:space="0" w:color="auto"/>
                <w:right w:val="none" w:sz="0" w:space="0" w:color="auto"/>
              </w:divBdr>
            </w:div>
            <w:div w:id="444429904">
              <w:marLeft w:val="0"/>
              <w:marRight w:val="0"/>
              <w:marTop w:val="0"/>
              <w:marBottom w:val="0"/>
              <w:divBdr>
                <w:top w:val="none" w:sz="0" w:space="0" w:color="auto"/>
                <w:left w:val="none" w:sz="0" w:space="0" w:color="auto"/>
                <w:bottom w:val="none" w:sz="0" w:space="0" w:color="auto"/>
                <w:right w:val="none" w:sz="0" w:space="0" w:color="auto"/>
              </w:divBdr>
            </w:div>
            <w:div w:id="297686197">
              <w:marLeft w:val="0"/>
              <w:marRight w:val="0"/>
              <w:marTop w:val="0"/>
              <w:marBottom w:val="0"/>
              <w:divBdr>
                <w:top w:val="none" w:sz="0" w:space="0" w:color="auto"/>
                <w:left w:val="none" w:sz="0" w:space="0" w:color="auto"/>
                <w:bottom w:val="none" w:sz="0" w:space="0" w:color="auto"/>
                <w:right w:val="none" w:sz="0" w:space="0" w:color="auto"/>
              </w:divBdr>
            </w:div>
            <w:div w:id="902445819">
              <w:marLeft w:val="0"/>
              <w:marRight w:val="0"/>
              <w:marTop w:val="0"/>
              <w:marBottom w:val="0"/>
              <w:divBdr>
                <w:top w:val="none" w:sz="0" w:space="0" w:color="auto"/>
                <w:left w:val="none" w:sz="0" w:space="0" w:color="auto"/>
                <w:bottom w:val="none" w:sz="0" w:space="0" w:color="auto"/>
                <w:right w:val="none" w:sz="0" w:space="0" w:color="auto"/>
              </w:divBdr>
            </w:div>
            <w:div w:id="1364869007">
              <w:marLeft w:val="0"/>
              <w:marRight w:val="0"/>
              <w:marTop w:val="0"/>
              <w:marBottom w:val="0"/>
              <w:divBdr>
                <w:top w:val="none" w:sz="0" w:space="0" w:color="auto"/>
                <w:left w:val="none" w:sz="0" w:space="0" w:color="auto"/>
                <w:bottom w:val="none" w:sz="0" w:space="0" w:color="auto"/>
                <w:right w:val="none" w:sz="0" w:space="0" w:color="auto"/>
              </w:divBdr>
            </w:div>
            <w:div w:id="1862350499">
              <w:marLeft w:val="0"/>
              <w:marRight w:val="0"/>
              <w:marTop w:val="0"/>
              <w:marBottom w:val="0"/>
              <w:divBdr>
                <w:top w:val="none" w:sz="0" w:space="0" w:color="auto"/>
                <w:left w:val="none" w:sz="0" w:space="0" w:color="auto"/>
                <w:bottom w:val="none" w:sz="0" w:space="0" w:color="auto"/>
                <w:right w:val="none" w:sz="0" w:space="0" w:color="auto"/>
              </w:divBdr>
            </w:div>
            <w:div w:id="904341648">
              <w:marLeft w:val="0"/>
              <w:marRight w:val="0"/>
              <w:marTop w:val="0"/>
              <w:marBottom w:val="0"/>
              <w:divBdr>
                <w:top w:val="none" w:sz="0" w:space="0" w:color="auto"/>
                <w:left w:val="none" w:sz="0" w:space="0" w:color="auto"/>
                <w:bottom w:val="none" w:sz="0" w:space="0" w:color="auto"/>
                <w:right w:val="none" w:sz="0" w:space="0" w:color="auto"/>
              </w:divBdr>
            </w:div>
            <w:div w:id="676151283">
              <w:marLeft w:val="0"/>
              <w:marRight w:val="0"/>
              <w:marTop w:val="0"/>
              <w:marBottom w:val="0"/>
              <w:divBdr>
                <w:top w:val="none" w:sz="0" w:space="0" w:color="auto"/>
                <w:left w:val="none" w:sz="0" w:space="0" w:color="auto"/>
                <w:bottom w:val="none" w:sz="0" w:space="0" w:color="auto"/>
                <w:right w:val="none" w:sz="0" w:space="0" w:color="auto"/>
              </w:divBdr>
            </w:div>
            <w:div w:id="1878544292">
              <w:marLeft w:val="0"/>
              <w:marRight w:val="0"/>
              <w:marTop w:val="0"/>
              <w:marBottom w:val="0"/>
              <w:divBdr>
                <w:top w:val="none" w:sz="0" w:space="0" w:color="auto"/>
                <w:left w:val="none" w:sz="0" w:space="0" w:color="auto"/>
                <w:bottom w:val="none" w:sz="0" w:space="0" w:color="auto"/>
                <w:right w:val="none" w:sz="0" w:space="0" w:color="auto"/>
              </w:divBdr>
            </w:div>
            <w:div w:id="1521581299">
              <w:marLeft w:val="0"/>
              <w:marRight w:val="0"/>
              <w:marTop w:val="0"/>
              <w:marBottom w:val="0"/>
              <w:divBdr>
                <w:top w:val="none" w:sz="0" w:space="0" w:color="auto"/>
                <w:left w:val="none" w:sz="0" w:space="0" w:color="auto"/>
                <w:bottom w:val="none" w:sz="0" w:space="0" w:color="auto"/>
                <w:right w:val="none" w:sz="0" w:space="0" w:color="auto"/>
              </w:divBdr>
            </w:div>
            <w:div w:id="68262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20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Način citiranja IEEE" Version="2006">
  <b:Source>
    <b:Tag>Val19</b:Tag>
    <b:SourceType>InternetSite</b:SourceType>
    <b:Guid>{D7564370-B8DC-4769-9290-37A28FEC83A9}</b:Guid>
    <b:Author>
      <b:Author>
        <b:NameList>
          <b:Person>
            <b:Last>Corporation</b:Last>
            <b:First>Valve</b:First>
          </b:Person>
        </b:NameList>
      </b:Author>
    </b:Author>
    <b:Title>Steam VR</b:Title>
    <b:YearAccessed>2019</b:YearAccessed>
    <b:MonthAccessed>januar</b:MonthAccessed>
    <b:URL>https://assetstore.unity.com/packages/tools/integration/steamvr-plugin-32647</b:URL>
    <b:RefOrder>3</b:RefOrder>
  </b:Source>
  <b:Source>
    <b:Tag>Hel</b:Tag>
    <b:SourceType>InternetSite</b:SourceType>
    <b:Guid>{FBA53902-15B7-4C64-A3AC-F62C186FF8FF}</b:Guid>
    <b:Author>
      <b:Author>
        <b:NameList>
          <b:Person>
            <b:Last>Helgason</b:Last>
            <b:First>David</b:First>
          </b:Person>
          <b:Person>
            <b:Last>Francis</b:Last>
            <b:First>Nicolas</b:First>
          </b:Person>
          <b:Person>
            <b:Last>Ante</b:Last>
            <b:First>Joachim</b:First>
          </b:Person>
        </b:NameList>
      </b:Author>
    </b:Author>
    <b:Title>Unity</b:Title>
    <b:URL>https://unity.com/</b:URL>
    <b:LCID>en-US</b:LCID>
    <b:YearAccessed>2018</b:YearAccessed>
    <b:MonthAccessed>oktober</b:MonthAccessed>
    <b:RefOrder>2</b:RefOrder>
  </b:Source>
  <b:Source>
    <b:Tag>McC19</b:Tag>
    <b:SourceType>InternetSite</b:SourceType>
    <b:Guid>{1932A9EF-B252-4CF1-BD08-E6F25AF73163}</b:Guid>
    <b:Title>Aframe</b:Title>
    <b:URL>https://aframe.io</b:URL>
    <b:Author>
      <b:Author>
        <b:NameList>
          <b:Person>
            <b:Last>McCurdy</b:Last>
            <b:First>Don</b:First>
          </b:Person>
        </b:NameList>
      </b:Author>
    </b:Author>
    <b:LCID>en-US</b:LCID>
    <b:YearAccessed>2018</b:YearAccessed>
    <b:MonthAccessed>november</b:MonthAccessed>
    <b:RefOrder>1</b:RefOrder>
  </b:Source>
  <b:Source>
    <b:Tag>Jim13</b:Tag>
    <b:SourceType>InternetSite</b:SourceType>
    <b:Guid>{787D5392-D2B5-452C-A0AA-44AB415791B4}</b:Guid>
    <b:Author>
      <b:Author>
        <b:NameList>
          <b:Person>
            <b:Last>Wales</b:Last>
            <b:First>Jimmy</b:First>
          </b:Person>
          <b:Person>
            <b:Last>Sanger</b:Last>
            <b:First>Larry</b:First>
          </b:Person>
        </b:NameList>
      </b:Author>
    </b:Author>
    <b:Title>Wikipedija</b:Title>
    <b:YearAccessed>2018</b:YearAccessed>
    <b:MonthAccessed>oktober</b:MonthAccessed>
    <b:URL>https://en.wikipedia.org/</b:URL>
    <b:LCID>en-US</b:LCID>
    <b:RefOrder>6</b:RefOrder>
  </b:Source>
  <b:Source>
    <b:Tag>Goo19</b:Tag>
    <b:SourceType>InternetSite</b:SourceType>
    <b:Guid>{8DA77E60-34BD-4252-9D83-69552D4E37B5}</b:Guid>
    <b:Author>
      <b:Author>
        <b:NameList>
          <b:Person>
            <b:Last>Google</b:Last>
          </b:Person>
        </b:NameList>
      </b:Author>
    </b:Author>
    <b:Title>Google AR &amp; VR</b:Title>
    <b:YearAccessed>2019</b:YearAccessed>
    <b:MonthAccessed>november</b:MonthAccessed>
    <b:URL>https://arvr.google.com/vr/</b:URL>
    <b:LCID>en-US</b:LCID>
    <b:RefOrder>4</b:RefOrder>
  </b:Source>
  <b:Source>
    <b:Tag>Joh19</b:Tag>
    <b:SourceType>InternetSite</b:SourceType>
    <b:Guid>{E888C0F9-096E-4A38-AF09-C8702275FA3C}</b:Guid>
    <b:Author>
      <b:Author>
        <b:NameList>
          <b:Person>
            <b:Last>Warnock</b:Last>
            <b:First>John</b:First>
          </b:Person>
          <b:Person>
            <b:Last>Geschke</b:Last>
            <b:First>Charles</b:First>
          </b:Person>
        </b:NameList>
      </b:Author>
    </b:Author>
    <b:Title>Adobe</b:Title>
    <b:YearAccessed>2019</b:YearAccessed>
    <b:MonthAccessed>november</b:MonthAccessed>
    <b:URL>https://www.adobe.com/</b:URL>
    <b:LCID>en-US</b:LCID>
    <b:RefOrder>5</b:RefOrder>
  </b:Source>
</b:Sources>
</file>

<file path=customXml/itemProps1.xml><?xml version="1.0" encoding="utf-8"?>
<ds:datastoreItem xmlns:ds="http://schemas.openxmlformats.org/officeDocument/2006/customXml" ds:itemID="{C93E6D2D-F0C1-4D75-A312-37894A664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TotalTime>
  <Pages>21</Pages>
  <Words>5610</Words>
  <Characters>31980</Characters>
  <Application>Microsoft Office Word</Application>
  <DocSecurity>0</DocSecurity>
  <Lines>266</Lines>
  <Paragraphs>75</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37515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Žan Juvan</dc:creator>
  <cp:keywords/>
  <dc:description/>
  <cp:lastModifiedBy>Timotej Robavs</cp:lastModifiedBy>
  <cp:revision>846</cp:revision>
  <dcterms:created xsi:type="dcterms:W3CDTF">2019-10-16T14:09:00Z</dcterms:created>
  <dcterms:modified xsi:type="dcterms:W3CDTF">2020-04-22T17:33:00Z</dcterms:modified>
</cp:coreProperties>
</file>